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308C9" w14:textId="0BEFCDB4" w:rsidR="00F01676" w:rsidRDefault="000E5BC1" w:rsidP="00435B72">
      <w:pPr>
        <w:pStyle w:val="Titel"/>
      </w:pPr>
      <w:commentRangeStart w:id="0"/>
      <w:r>
        <w:t xml:space="preserve">Deskriptive </w:t>
      </w:r>
      <w:commentRangeEnd w:id="0"/>
      <w:r w:rsidR="00776AB5">
        <w:rPr>
          <w:rStyle w:val="Kommentarzeichen"/>
          <w:b w:val="0"/>
        </w:rPr>
        <w:commentReference w:id="0"/>
      </w:r>
      <w:r>
        <w:t>Repräsentation</w:t>
      </w:r>
      <w:r w:rsidR="00776AB5">
        <w:t xml:space="preserve"> von Gender, Alter und </w:t>
      </w:r>
      <w:r w:rsidR="00B72EA3">
        <w:t>Herkunft</w:t>
      </w:r>
      <w:r>
        <w:t xml:space="preserve"> in den</w:t>
      </w:r>
      <w:r w:rsidR="00776AB5">
        <w:t xml:space="preserve"> Landesparlamenten und -regierungen</w:t>
      </w:r>
    </w:p>
    <w:p w14:paraId="09B31E3A" w14:textId="77777777" w:rsidR="008F6DFF" w:rsidRPr="008F6DFF" w:rsidRDefault="008F6DFF" w:rsidP="008F6DFF"/>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F6DFF" w14:paraId="666D7B04" w14:textId="77777777" w:rsidTr="008F6DFF">
        <w:tc>
          <w:tcPr>
            <w:tcW w:w="4531" w:type="dxa"/>
          </w:tcPr>
          <w:p w14:paraId="0170B580" w14:textId="79CD533D" w:rsidR="008F6DFF" w:rsidRDefault="008F6DFF" w:rsidP="008F6DFF">
            <w:pPr>
              <w:jc w:val="left"/>
              <w:rPr>
                <w:rFonts w:eastAsia="Lora" w:cs="Lora"/>
              </w:rPr>
            </w:pPr>
            <w:r>
              <w:rPr>
                <w:rFonts w:eastAsia="Lora" w:cs="Lora"/>
              </w:rPr>
              <w:t>Elias Koch (korrespondierender Autor)</w:t>
            </w:r>
            <w:r>
              <w:rPr>
                <w:rFonts w:eastAsia="Lora" w:cs="Lora"/>
              </w:rPr>
              <w:br/>
              <w:t>Humboldt-Universität zu Berlin</w:t>
            </w:r>
            <w:r>
              <w:rPr>
                <w:rFonts w:eastAsia="Lora" w:cs="Lora"/>
              </w:rPr>
              <w:br/>
            </w:r>
            <w:r w:rsidRPr="008970B2">
              <w:rPr>
                <w:rFonts w:eastAsia="Lora" w:cs="Lora"/>
              </w:rPr>
              <w:t>Institut für Sozialwissenschaften</w:t>
            </w:r>
            <w:r>
              <w:rPr>
                <w:rFonts w:eastAsia="Lora" w:cs="Lora"/>
              </w:rPr>
              <w:br/>
            </w:r>
            <w:hyperlink r:id="rId12" w:history="1">
              <w:r w:rsidR="00A160AA" w:rsidRPr="005C42AF">
                <w:rPr>
                  <w:rStyle w:val="Hyperlink"/>
                  <w:rFonts w:eastAsia="Lora" w:cs="Lora"/>
                </w:rPr>
                <w:t>elias.koch@hu-berlin.de</w:t>
              </w:r>
            </w:hyperlink>
          </w:p>
          <w:p w14:paraId="57181EAB" w14:textId="4FB65B48" w:rsidR="00A160AA" w:rsidRDefault="00024C38" w:rsidP="008F6DFF">
            <w:pPr>
              <w:jc w:val="left"/>
              <w:rPr>
                <w:rFonts w:eastAsia="Lora" w:cs="Lora"/>
              </w:rPr>
            </w:pPr>
            <w:r w:rsidRPr="00024C38">
              <w:rPr>
                <w:rFonts w:eastAsia="Lora" w:cs="Lora"/>
              </w:rPr>
              <w:t>https://orcid.org/0009-0000-3341-219X</w:t>
            </w:r>
          </w:p>
          <w:p w14:paraId="635C6AA6" w14:textId="77777777" w:rsidR="008F6DFF" w:rsidRDefault="008F6DFF" w:rsidP="008970B2">
            <w:pPr>
              <w:jc w:val="left"/>
              <w:rPr>
                <w:rFonts w:eastAsia="Lora" w:cs="Lora"/>
              </w:rPr>
            </w:pPr>
          </w:p>
        </w:tc>
        <w:tc>
          <w:tcPr>
            <w:tcW w:w="4531" w:type="dxa"/>
          </w:tcPr>
          <w:p w14:paraId="4D94BC03" w14:textId="77777777" w:rsidR="008F6DFF" w:rsidRDefault="008F6DFF" w:rsidP="008F6DFF">
            <w:pPr>
              <w:jc w:val="left"/>
              <w:rPr>
                <w:rFonts w:eastAsia="Lora" w:cs="Lora"/>
              </w:rPr>
            </w:pPr>
            <w:r>
              <w:rPr>
                <w:rFonts w:eastAsia="Lora" w:cs="Lora"/>
              </w:rPr>
              <w:t xml:space="preserve">Daniel Kuhlen </w:t>
            </w:r>
            <w:r>
              <w:rPr>
                <w:rFonts w:eastAsia="Lora" w:cs="Lora"/>
              </w:rPr>
              <w:br/>
              <w:t>TU Darmstadt</w:t>
            </w:r>
            <w:r>
              <w:rPr>
                <w:rFonts w:eastAsia="Lora" w:cs="Lora"/>
              </w:rPr>
              <w:br/>
            </w:r>
            <w:r w:rsidRPr="008970B2">
              <w:rPr>
                <w:rFonts w:eastAsia="Lora" w:cs="Lora"/>
              </w:rPr>
              <w:t>Ins</w:t>
            </w:r>
            <w:r>
              <w:rPr>
                <w:rFonts w:eastAsia="Lora" w:cs="Lora"/>
              </w:rPr>
              <w:t>titut für Politikwissenschaft</w:t>
            </w:r>
            <w:r>
              <w:rPr>
                <w:rFonts w:eastAsia="Lora" w:cs="Lora"/>
              </w:rPr>
              <w:br/>
            </w:r>
            <w:r w:rsidRPr="008970B2">
              <w:rPr>
                <w:rFonts w:eastAsia="Lora" w:cs="Lora"/>
              </w:rPr>
              <w:t>kuhlenda@hu-berlin.de</w:t>
            </w:r>
          </w:p>
          <w:p w14:paraId="42E3D027" w14:textId="1D8EAEE8" w:rsidR="008F6DFF" w:rsidRDefault="00000000" w:rsidP="008970B2">
            <w:pPr>
              <w:jc w:val="left"/>
              <w:rPr>
                <w:rFonts w:eastAsia="Lora" w:cs="Lora"/>
              </w:rPr>
            </w:pPr>
            <w:hyperlink r:id="rId13" w:history="1">
              <w:r w:rsidR="00090CAD" w:rsidRPr="00A85A91">
                <w:rPr>
                  <w:rStyle w:val="Hyperlink"/>
                  <w:rFonts w:eastAsia="Lora" w:cs="Lora"/>
                </w:rPr>
                <w:t>https://orcid.org/0009-0009-4863-6458</w:t>
              </w:r>
            </w:hyperlink>
          </w:p>
          <w:p w14:paraId="6B74444F" w14:textId="11267D99" w:rsidR="00090CAD" w:rsidRDefault="00090CAD" w:rsidP="008970B2">
            <w:pPr>
              <w:jc w:val="left"/>
              <w:rPr>
                <w:rFonts w:eastAsia="Lora" w:cs="Lora"/>
              </w:rPr>
            </w:pPr>
          </w:p>
        </w:tc>
      </w:tr>
      <w:tr w:rsidR="008F6DFF" w14:paraId="640AEE99" w14:textId="77777777" w:rsidTr="008F6DFF">
        <w:tc>
          <w:tcPr>
            <w:tcW w:w="4531" w:type="dxa"/>
          </w:tcPr>
          <w:p w14:paraId="1C129981" w14:textId="77777777" w:rsidR="008F6DFF" w:rsidRDefault="008F6DFF" w:rsidP="008F6DFF">
            <w:pPr>
              <w:jc w:val="left"/>
              <w:rPr>
                <w:rFonts w:eastAsia="Lora" w:cs="Lora"/>
              </w:rPr>
            </w:pPr>
            <w:r>
              <w:rPr>
                <w:rFonts w:eastAsia="Lora" w:cs="Lora"/>
              </w:rPr>
              <w:t>Jochen Müller</w:t>
            </w:r>
            <w:r>
              <w:rPr>
                <w:rFonts w:eastAsia="Lora" w:cs="Lora"/>
              </w:rPr>
              <w:br/>
              <w:t>Universität Greifswald</w:t>
            </w:r>
            <w:r>
              <w:rPr>
                <w:rFonts w:eastAsia="Lora" w:cs="Lora"/>
              </w:rPr>
              <w:br/>
            </w:r>
            <w:r w:rsidRPr="008970B2">
              <w:rPr>
                <w:rFonts w:eastAsia="Lora" w:cs="Lora"/>
              </w:rPr>
              <w:t>Institut für Politik- und Kommunikationswissenschaften</w:t>
            </w:r>
            <w:r>
              <w:rPr>
                <w:rFonts w:eastAsia="Lora" w:cs="Lora"/>
              </w:rPr>
              <w:br/>
            </w:r>
            <w:r w:rsidRPr="008970B2">
              <w:rPr>
                <w:rFonts w:eastAsia="Lora" w:cs="Lora"/>
              </w:rPr>
              <w:t>jochen.mueller@uni-greifswald.de</w:t>
            </w:r>
          </w:p>
          <w:p w14:paraId="7CA223AC" w14:textId="77777777" w:rsidR="008F6DFF" w:rsidRDefault="008F6DFF" w:rsidP="008F6DFF">
            <w:pPr>
              <w:jc w:val="left"/>
              <w:rPr>
                <w:rFonts w:eastAsia="Lora" w:cs="Lora"/>
              </w:rPr>
            </w:pPr>
          </w:p>
        </w:tc>
        <w:tc>
          <w:tcPr>
            <w:tcW w:w="4531" w:type="dxa"/>
          </w:tcPr>
          <w:p w14:paraId="5D5C6BF8" w14:textId="5DC062E5" w:rsidR="008F6DFF" w:rsidRPr="008970B2" w:rsidRDefault="008F6DFF" w:rsidP="008F6DFF">
            <w:pPr>
              <w:jc w:val="left"/>
              <w:rPr>
                <w:rFonts w:eastAsia="Lora" w:cs="Lora"/>
              </w:rPr>
            </w:pPr>
            <w:r w:rsidRPr="008970B2">
              <w:rPr>
                <w:rFonts w:eastAsia="Lora" w:cs="Lora"/>
              </w:rPr>
              <w:t>Christian Stecker</w:t>
            </w:r>
            <w:r w:rsidRPr="008970B2">
              <w:rPr>
                <w:rFonts w:eastAsia="Lora" w:cs="Lora"/>
              </w:rPr>
              <w:br/>
              <w:t>TU Darmstadt</w:t>
            </w:r>
            <w:r>
              <w:rPr>
                <w:rFonts w:eastAsia="Lora" w:cs="Lora"/>
              </w:rPr>
              <w:br/>
            </w:r>
            <w:r w:rsidRPr="008970B2">
              <w:rPr>
                <w:rFonts w:eastAsia="Lora" w:cs="Lora"/>
              </w:rPr>
              <w:t>Ins</w:t>
            </w:r>
            <w:r>
              <w:rPr>
                <w:rFonts w:eastAsia="Lora" w:cs="Lora"/>
              </w:rPr>
              <w:t>titut für Politikwissenschaft</w:t>
            </w:r>
            <w:r w:rsidRPr="008970B2">
              <w:rPr>
                <w:rFonts w:eastAsia="Lora" w:cs="Lora"/>
              </w:rPr>
              <w:br/>
            </w:r>
            <w:hyperlink r:id="rId14" w:history="1">
              <w:r w:rsidRPr="005C61C2">
                <w:rPr>
                  <w:rStyle w:val="Hyperlink"/>
                  <w:rFonts w:eastAsia="Lora" w:cs="Lora"/>
                </w:rPr>
                <w:t>christian.stecker@tu-darmstadt.de</w:t>
              </w:r>
            </w:hyperlink>
            <w:r>
              <w:rPr>
                <w:rFonts w:eastAsia="Lora" w:cs="Lora"/>
              </w:rPr>
              <w:br/>
            </w:r>
            <w:hyperlink r:id="rId15" w:history="1">
              <w:r w:rsidR="00A85A91" w:rsidRPr="00A85A91">
                <w:rPr>
                  <w:rStyle w:val="Hyperlink"/>
                  <w:rFonts w:eastAsia="Lora" w:cs="Lora"/>
                </w:rPr>
                <w:t>https://orcid.org/0000-0001-9577-7151</w:t>
              </w:r>
            </w:hyperlink>
          </w:p>
          <w:p w14:paraId="733F7225" w14:textId="77777777" w:rsidR="008F6DFF" w:rsidRDefault="008F6DFF" w:rsidP="008F6DFF">
            <w:pPr>
              <w:jc w:val="left"/>
              <w:rPr>
                <w:rFonts w:eastAsia="Lora" w:cs="Lora"/>
              </w:rPr>
            </w:pPr>
          </w:p>
        </w:tc>
      </w:tr>
    </w:tbl>
    <w:p w14:paraId="6E2FB982" w14:textId="77777777" w:rsidR="008970B2" w:rsidRPr="008970B2" w:rsidRDefault="008970B2" w:rsidP="008970B2">
      <w:pPr>
        <w:pBdr>
          <w:bottom w:val="single" w:sz="4" w:space="1" w:color="000000"/>
        </w:pBdr>
        <w:jc w:val="left"/>
        <w:rPr>
          <w:rFonts w:eastAsia="Lora" w:cs="Lora"/>
        </w:rPr>
      </w:pPr>
    </w:p>
    <w:p w14:paraId="5026CB63" w14:textId="1082EF7E" w:rsidR="003F0FE2" w:rsidRDefault="003F0FE2" w:rsidP="00C77C8F">
      <w:pPr>
        <w:pStyle w:val="berschrift2"/>
      </w:pPr>
      <w:r>
        <w:t>Zusammenfassung</w:t>
      </w:r>
    </w:p>
    <w:p w14:paraId="0D755AC0" w14:textId="55CBD57F" w:rsidR="003F0FE2" w:rsidRDefault="008F6DFF" w:rsidP="003F0FE2">
      <w:r>
        <w:t xml:space="preserve">Diese Research Note stellt </w:t>
      </w:r>
      <w:r w:rsidR="007013BD">
        <w:t xml:space="preserve">mit </w:t>
      </w:r>
      <w:proofErr w:type="spellStart"/>
      <w:r w:rsidR="007013BD">
        <w:t>StatePol</w:t>
      </w:r>
      <w:proofErr w:type="spellEnd"/>
      <w:r w:rsidR="007013BD">
        <w:t xml:space="preserve"> </w:t>
      </w:r>
      <w:r>
        <w:t xml:space="preserve">einen neuen Datensatz vor, der Informationen über die Mitglieder der Landesparlamente und -regierungen enthält. Die Informationen umfassen soziodemographische Merkmale </w:t>
      </w:r>
      <w:r w:rsidR="007B43B2">
        <w:t xml:space="preserve">sowie </w:t>
      </w:r>
      <w:r>
        <w:t>Karrieredaten wie Mitgliedschaft</w:t>
      </w:r>
      <w:r w:rsidR="00E82D93">
        <w:t xml:space="preserve">en </w:t>
      </w:r>
      <w:r w:rsidR="007B43B2">
        <w:t>und</w:t>
      </w:r>
      <w:r w:rsidR="00E82D93">
        <w:t xml:space="preserve"> Ämter</w:t>
      </w:r>
      <w:r>
        <w:t xml:space="preserve"> in Fraktionen</w:t>
      </w:r>
      <w:r w:rsidR="00E82D93">
        <w:t xml:space="preserve">, </w:t>
      </w:r>
      <w:r>
        <w:t>Ausschüssen</w:t>
      </w:r>
      <w:r w:rsidR="00E82D93">
        <w:t xml:space="preserve"> und</w:t>
      </w:r>
      <w:r>
        <w:t xml:space="preserve"> </w:t>
      </w:r>
      <w:r w:rsidR="00E82D93">
        <w:t>Regierungskabinetten</w:t>
      </w:r>
      <w:r>
        <w:t xml:space="preserve">. Der </w:t>
      </w:r>
      <w:r w:rsidR="007B43B2">
        <w:t xml:space="preserve">Mehrwert </w:t>
      </w:r>
      <w:r w:rsidR="008D4B2D">
        <w:t xml:space="preserve">von </w:t>
      </w:r>
      <w:proofErr w:type="spellStart"/>
      <w:r w:rsidR="008D4B2D">
        <w:t>StatePol</w:t>
      </w:r>
      <w:proofErr w:type="spellEnd"/>
      <w:r>
        <w:t xml:space="preserve"> besteht </w:t>
      </w:r>
      <w:r w:rsidR="00DA72A1">
        <w:t>insbesondere</w:t>
      </w:r>
      <w:r>
        <w:t xml:space="preserve"> darin, dass </w:t>
      </w:r>
      <w:r w:rsidR="00DA72A1">
        <w:t>die Daten</w:t>
      </w:r>
      <w:r w:rsidR="008D4B2D">
        <w:t xml:space="preserve"> weitestgehend</w:t>
      </w:r>
      <w:r>
        <w:t xml:space="preserve"> tagesgenau </w:t>
      </w:r>
      <w:r w:rsidR="007D5D1D">
        <w:t xml:space="preserve">vorliegen und somit auch Dynamiken innerhalb von Legislaturperioden </w:t>
      </w:r>
      <w:r w:rsidR="00C77C8F">
        <w:t>er</w:t>
      </w:r>
      <w:r w:rsidR="00DA72A1">
        <w:t>fassen</w:t>
      </w:r>
      <w:r w:rsidR="007D5D1D">
        <w:t xml:space="preserve">. </w:t>
      </w:r>
      <w:r>
        <w:t xml:space="preserve">Mit Hilfe des Datensatzes </w:t>
      </w:r>
      <w:r w:rsidR="00490B65">
        <w:t xml:space="preserve">untersuchen </w:t>
      </w:r>
      <w:r>
        <w:t xml:space="preserve">wir die deskriptive Repräsentation auf Landesebene mit einem Fokus auf Gender, Alter und </w:t>
      </w:r>
      <w:r w:rsidR="00490B65">
        <w:t xml:space="preserve">regionaler </w:t>
      </w:r>
      <w:r>
        <w:t>Herkunft (Ost-</w:t>
      </w:r>
      <w:r w:rsidR="00C77C8F">
        <w:t>/</w:t>
      </w:r>
      <w:r>
        <w:t>Westdeutschland). Es zeigt sich, dass der Frauenanteil seit den 2000er Jahren bei etwa 30 Prozent stagniert</w:t>
      </w:r>
      <w:r w:rsidR="00490B65">
        <w:t>,</w:t>
      </w:r>
      <w:r>
        <w:t xml:space="preserve"> wobei erhebliche </w:t>
      </w:r>
      <w:r w:rsidR="00490B65">
        <w:t xml:space="preserve">partei- bzw. fraktionsspezifische Unterschiede </w:t>
      </w:r>
      <w:r w:rsidR="009D6948">
        <w:t>erkennbar sind</w:t>
      </w:r>
      <w:r>
        <w:t xml:space="preserve">. Die Daten konstatieren auch einen stetigen Anstieg des Durchschnittsalters der </w:t>
      </w:r>
      <w:proofErr w:type="spellStart"/>
      <w:r>
        <w:t>Landtagsparlamentarier:innen</w:t>
      </w:r>
      <w:proofErr w:type="spellEnd"/>
      <w:r>
        <w:t>. Während</w:t>
      </w:r>
      <w:r w:rsidR="00080756">
        <w:t xml:space="preserve"> </w:t>
      </w:r>
      <w:r>
        <w:t xml:space="preserve">Menschen ostdeutscher Herkunft in den Landtagen und Regierungen der ostdeutschen Länder </w:t>
      </w:r>
      <w:r w:rsidR="009D6948">
        <w:t xml:space="preserve">zwar </w:t>
      </w:r>
      <w:r>
        <w:t xml:space="preserve">dominieren, </w:t>
      </w:r>
      <w:r w:rsidR="009D6948">
        <w:t>sind sie in westdeutschen Landesparlamenten kaum vertreten</w:t>
      </w:r>
      <w:r>
        <w:t>.</w:t>
      </w:r>
      <w:r w:rsidR="00A00FFD">
        <w:t xml:space="preserve"> </w:t>
      </w:r>
      <w:r w:rsidR="000B4B35">
        <w:t xml:space="preserve">Dem gegenüber </w:t>
      </w:r>
      <w:r w:rsidR="00DD7AD4">
        <w:t>stellen</w:t>
      </w:r>
      <w:r w:rsidR="000B4B35">
        <w:t xml:space="preserve"> </w:t>
      </w:r>
      <w:r w:rsidR="00FF2E21">
        <w:t xml:space="preserve">in Westdeutschland geborene Menschen </w:t>
      </w:r>
      <w:r w:rsidR="000B4B35">
        <w:t xml:space="preserve">in allen Landesregierungen und -parlamenten </w:t>
      </w:r>
      <w:proofErr w:type="spellStart"/>
      <w:r w:rsidR="00FF2E21">
        <w:t>fortweg</w:t>
      </w:r>
      <w:proofErr w:type="spellEnd"/>
      <w:r w:rsidR="00FF2E21">
        <w:t xml:space="preserve"> einen substanziellen Anteil der Entscheidungsträger:innen</w:t>
      </w:r>
      <w:r w:rsidR="00CF3134">
        <w:t>.</w:t>
      </w:r>
      <w:r w:rsidR="00FD477F">
        <w:t xml:space="preserve"> </w:t>
      </w:r>
      <w:r w:rsidR="007D5D1D">
        <w:t xml:space="preserve">Mit Hilfe der hochaufgelösten Daten, die mit der Veröffentlichung der </w:t>
      </w:r>
      <w:r w:rsidR="00DD7AD4" w:rsidRPr="00C77C8F">
        <w:rPr>
          <w:iCs/>
        </w:rPr>
        <w:t>Allgemeinheit</w:t>
      </w:r>
      <w:r w:rsidR="007D5D1D">
        <w:t xml:space="preserve"> zur Verfügung </w:t>
      </w:r>
      <w:r w:rsidR="00DD7AD4">
        <w:t>ste</w:t>
      </w:r>
      <w:r w:rsidR="00C77C8F">
        <w:t>h</w:t>
      </w:r>
      <w:r w:rsidR="00DD7AD4">
        <w:t>en</w:t>
      </w:r>
      <w:r w:rsidR="007D5D1D">
        <w:t xml:space="preserve">, können künftig wichtige </w:t>
      </w:r>
      <w:r w:rsidR="00DD7AD4">
        <w:t xml:space="preserve">Fragen </w:t>
      </w:r>
      <w:r w:rsidR="007D5D1D">
        <w:t xml:space="preserve">der Repräsentationsforschung </w:t>
      </w:r>
      <w:r w:rsidR="006D5079">
        <w:t xml:space="preserve">im deutschen Kontext umfassend </w:t>
      </w:r>
      <w:r w:rsidR="007D5D1D">
        <w:t>untersucht werden.</w:t>
      </w:r>
    </w:p>
    <w:p w14:paraId="7BCEE072" w14:textId="4A6D73A0" w:rsidR="003F0FE2" w:rsidRPr="00C77C8F" w:rsidRDefault="003F0FE2" w:rsidP="00C77C8F">
      <w:pPr>
        <w:ind w:left="720" w:right="1275"/>
        <w:rPr>
          <w:i/>
          <w:iCs/>
          <w:sz w:val="20"/>
          <w:szCs w:val="20"/>
        </w:rPr>
      </w:pPr>
      <w:r w:rsidRPr="00C77C8F">
        <w:rPr>
          <w:i/>
          <w:iCs/>
          <w:sz w:val="20"/>
          <w:szCs w:val="20"/>
        </w:rPr>
        <w:t>Schlüsselwörter: deskriptive Repräsentation, Landesparlamente,</w:t>
      </w:r>
      <w:r w:rsidR="008F6DFF" w:rsidRPr="00C77C8F">
        <w:rPr>
          <w:i/>
          <w:iCs/>
          <w:sz w:val="20"/>
          <w:szCs w:val="20"/>
        </w:rPr>
        <w:t xml:space="preserve"> Landesregierungen,</w:t>
      </w:r>
      <w:r w:rsidRPr="00C77C8F">
        <w:rPr>
          <w:i/>
          <w:iCs/>
          <w:sz w:val="20"/>
          <w:szCs w:val="20"/>
        </w:rPr>
        <w:t xml:space="preserve"> </w:t>
      </w:r>
      <w:r w:rsidR="00E8118D">
        <w:rPr>
          <w:i/>
          <w:iCs/>
          <w:sz w:val="20"/>
          <w:szCs w:val="20"/>
        </w:rPr>
        <w:t xml:space="preserve">open </w:t>
      </w:r>
      <w:proofErr w:type="spellStart"/>
      <w:r w:rsidR="00E8118D">
        <w:rPr>
          <w:i/>
          <w:iCs/>
          <w:sz w:val="20"/>
          <w:szCs w:val="20"/>
        </w:rPr>
        <w:t>data</w:t>
      </w:r>
      <w:proofErr w:type="spellEnd"/>
    </w:p>
    <w:p w14:paraId="24E62DA9" w14:textId="778CDFCE" w:rsidR="008F6DFF" w:rsidRPr="00090CAD" w:rsidRDefault="006D5079" w:rsidP="00090CAD">
      <w:pPr>
        <w:ind w:left="720" w:right="1275"/>
        <w:rPr>
          <w:i/>
          <w:iCs/>
          <w:lang w:val="en-GB"/>
        </w:rPr>
      </w:pPr>
      <w:r w:rsidRPr="00E529B8">
        <w:rPr>
          <w:i/>
          <w:iCs/>
          <w:sz w:val="20"/>
          <w:szCs w:val="20"/>
          <w:lang w:val="en-GB"/>
        </w:rPr>
        <w:t>K</w:t>
      </w:r>
      <w:r w:rsidR="003F0FE2" w:rsidRPr="00C77C8F">
        <w:rPr>
          <w:i/>
          <w:iCs/>
          <w:sz w:val="20"/>
          <w:szCs w:val="20"/>
          <w:lang w:val="en-GB"/>
        </w:rPr>
        <w:t xml:space="preserve">eywords: descriptive </w:t>
      </w:r>
      <w:r w:rsidR="00096290" w:rsidRPr="00096290">
        <w:rPr>
          <w:i/>
          <w:iCs/>
          <w:sz w:val="20"/>
          <w:szCs w:val="20"/>
          <w:lang w:val="en-GB"/>
        </w:rPr>
        <w:t>representation</w:t>
      </w:r>
      <w:r w:rsidR="003F0FE2" w:rsidRPr="00C77C8F">
        <w:rPr>
          <w:i/>
          <w:iCs/>
          <w:sz w:val="20"/>
          <w:szCs w:val="20"/>
          <w:lang w:val="en-GB"/>
        </w:rPr>
        <w:t xml:space="preserve">, state parliaments, </w:t>
      </w:r>
      <w:r w:rsidR="008F6DFF" w:rsidRPr="00C77C8F">
        <w:rPr>
          <w:i/>
          <w:iCs/>
          <w:sz w:val="20"/>
          <w:szCs w:val="20"/>
          <w:lang w:val="en-GB"/>
        </w:rPr>
        <w:t xml:space="preserve">state governments, </w:t>
      </w:r>
      <w:r w:rsidR="003F0FE2" w:rsidRPr="00C77C8F">
        <w:rPr>
          <w:i/>
          <w:iCs/>
          <w:sz w:val="20"/>
          <w:szCs w:val="20"/>
          <w:lang w:val="en-GB"/>
        </w:rPr>
        <w:t>open data</w:t>
      </w:r>
    </w:p>
    <w:p w14:paraId="354E575A" w14:textId="37391BA4" w:rsidR="00C8729F" w:rsidRDefault="00C8729F" w:rsidP="00C77C8F">
      <w:pPr>
        <w:pStyle w:val="berschrift2"/>
      </w:pPr>
      <w:r>
        <w:lastRenderedPageBreak/>
        <w:t>Einleitung</w:t>
      </w:r>
    </w:p>
    <w:p w14:paraId="7CB88405" w14:textId="795A7A36" w:rsidR="00965086" w:rsidRDefault="00965086">
      <w:pPr>
        <w:rPr>
          <w:rFonts w:eastAsia="Lora" w:cs="Lora"/>
        </w:rPr>
      </w:pPr>
      <w:r>
        <w:rPr>
          <w:color w:val="000000"/>
        </w:rPr>
        <w:t xml:space="preserve">Wie gut sind verschiedene </w:t>
      </w:r>
      <w:r w:rsidR="00E8118D">
        <w:rPr>
          <w:color w:val="000000"/>
        </w:rPr>
        <w:t xml:space="preserve">gesellschaftliche </w:t>
      </w:r>
      <w:r>
        <w:rPr>
          <w:color w:val="000000"/>
        </w:rPr>
        <w:t>Gruppen an den Schaltstellen der repräsentativen Demokratie vertreten? Gibt es zu wenige Frauen in den Parlamenten? Bekleiden Menschen mit hohen Bildungsgraden oder Einkommen politische Führungsämter? Gibt es genug junge Menschen Amt und Mandat? Braucht es mehr Menschen mit Migrationshintergrund? Gestalten vor allem Personen aus den Städten Politik?</w:t>
      </w:r>
    </w:p>
    <w:p w14:paraId="5B3C6E0F" w14:textId="50548509" w:rsidR="007B7D7A" w:rsidRDefault="000E5BC1" w:rsidP="007B7D7A">
      <w:pPr>
        <w:rPr>
          <w:rFonts w:eastAsia="Lora" w:cs="Lora"/>
        </w:rPr>
      </w:pPr>
      <w:r>
        <w:rPr>
          <w:rFonts w:eastAsia="Lora" w:cs="Lora"/>
        </w:rPr>
        <w:t xml:space="preserve">Solche Fragen nach der </w:t>
      </w:r>
      <w:r w:rsidR="00C63444">
        <w:rPr>
          <w:rFonts w:eastAsia="Lora" w:cs="Lora"/>
        </w:rPr>
        <w:t xml:space="preserve">deskriptiven Repräsentation, also der </w:t>
      </w:r>
      <w:r>
        <w:rPr>
          <w:rFonts w:eastAsia="Lora" w:cs="Lora"/>
        </w:rPr>
        <w:t xml:space="preserve">Präsenz </w:t>
      </w:r>
      <w:r w:rsidR="00C63444">
        <w:rPr>
          <w:rFonts w:eastAsia="Lora" w:cs="Lora"/>
        </w:rPr>
        <w:t xml:space="preserve">verschiedener </w:t>
      </w:r>
      <w:r>
        <w:rPr>
          <w:rFonts w:eastAsia="Lora" w:cs="Lora"/>
        </w:rPr>
        <w:t>gesellschaftlicher Gruppen</w:t>
      </w:r>
      <w:r w:rsidR="00C63444">
        <w:rPr>
          <w:rFonts w:eastAsia="Lora" w:cs="Lora"/>
        </w:rPr>
        <w:t xml:space="preserve"> in politischen Ämtern,</w:t>
      </w:r>
      <w:r>
        <w:rPr>
          <w:rFonts w:eastAsia="Lora" w:cs="Lora"/>
        </w:rPr>
        <w:t xml:space="preserve"> werden häufig gestellt. Die Antworten </w:t>
      </w:r>
      <w:r w:rsidR="00435B72">
        <w:rPr>
          <w:rFonts w:eastAsia="Lora" w:cs="Lora"/>
        </w:rPr>
        <w:t>darauf</w:t>
      </w:r>
      <w:r w:rsidR="00AC3758">
        <w:rPr>
          <w:rFonts w:eastAsia="Lora" w:cs="Lora"/>
        </w:rPr>
        <w:t xml:space="preserve"> </w:t>
      </w:r>
      <w:r>
        <w:rPr>
          <w:rFonts w:eastAsia="Lora" w:cs="Lora"/>
        </w:rPr>
        <w:t>sind aus mehreren Gründen relevant. Zum einen</w:t>
      </w:r>
      <w:r w:rsidR="00435B72">
        <w:rPr>
          <w:rFonts w:eastAsia="Lora" w:cs="Lora"/>
        </w:rPr>
        <w:t xml:space="preserve"> </w:t>
      </w:r>
      <w:r>
        <w:rPr>
          <w:rFonts w:eastAsia="Lora" w:cs="Lora"/>
        </w:rPr>
        <w:t xml:space="preserve">ist deskriptive Repräsentation mit substanzieller Repräsentation verbunden, also der demokratischen Kernforderung, dass die </w:t>
      </w:r>
      <w:proofErr w:type="spellStart"/>
      <w:r w:rsidR="00965086">
        <w:rPr>
          <w:rFonts w:eastAsia="Lora" w:cs="Lora"/>
        </w:rPr>
        <w:t>Repräsentant:innen</w:t>
      </w:r>
      <w:proofErr w:type="spellEnd"/>
      <w:r>
        <w:rPr>
          <w:rFonts w:eastAsia="Lora" w:cs="Lora"/>
        </w:rPr>
        <w:t xml:space="preserve"> die Interessen der Wählerschaft responsiv aufgreifen sollten</w:t>
      </w:r>
      <w:r w:rsidR="006704B8">
        <w:rPr>
          <w:rFonts w:eastAsia="Lora" w:cs="Lora"/>
        </w:rPr>
        <w:t xml:space="preserve"> </w:t>
      </w:r>
      <w:sdt>
        <w:sdtPr>
          <w:rPr>
            <w:rFonts w:eastAsia="Lora" w:cs="Lora"/>
          </w:rPr>
          <w:alias w:val="To edit, see citavi.com/edit"/>
          <w:tag w:val="CitaviPlaceholder#636af8f1-cd38-48ae-a312-16c1f73db103"/>
          <w:id w:val="-1670095578"/>
          <w:placeholder>
            <w:docPart w:val="DefaultPlaceholder_-1854013440"/>
          </w:placeholder>
        </w:sdtPr>
        <w:sdtContent>
          <w:r w:rsidR="006704B8">
            <w:rPr>
              <w:rFonts w:eastAsia="Lora" w:cs="Lora"/>
            </w:rPr>
            <w:fldChar w:fldCharType="begin"/>
          </w:r>
          <w:r w:rsidR="00C77C8F">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YzI3MzE2LTQwNjEtNDk1Ny1hNTdjLWZkOWMwNjA5YjRiYSIsIlJhbmdlTGVuZ3RoIjoyMCwiUmVmZXJlbmNlSWQiOiI1YWYxODlmYi0zNTJkLTQxOTQtOTY2Mi0yNWQxZDNmNzNi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5IiwiU3RhcnRQYWdlIjp7IiRpZCI6IjUiLCIkdHlwZSI6IlN3aXNzQWNhZGVtaWMuUGFnZU51bWJlciwgU3dpc3NBY2FkZW1pYyIsIklzRnVsbHlOdW1lcmljIjp0cnVlLCJOdW1iZXIiOjIwOSwiTnVtYmVyaW5nVHlwZSI6MCwiTnVtZXJhbFN5c3RlbSI6MCwiT3JpZ2luYWxTdHJpbmciOiIyMDkiLCJQcmV0dHlTdHJpbmciOiIyMD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}</w:instrText>
          </w:r>
          <w:r w:rsidR="006704B8">
            <w:rPr>
              <w:rFonts w:eastAsia="Lora" w:cs="Lora"/>
            </w:rPr>
            <w:fldChar w:fldCharType="separate"/>
          </w:r>
          <w:r w:rsidR="00C77C8F">
            <w:rPr>
              <w:rFonts w:eastAsia="Lora" w:cs="Lora"/>
            </w:rPr>
            <w:t>(Pitkin 1967, S. 209; Dahl 1971)</w:t>
          </w:r>
          <w:r w:rsidR="006704B8">
            <w:rPr>
              <w:rFonts w:eastAsia="Lora" w:cs="Lora"/>
            </w:rPr>
            <w:fldChar w:fldCharType="end"/>
          </w:r>
        </w:sdtContent>
      </w:sdt>
      <w:r>
        <w:rPr>
          <w:rFonts w:eastAsia="Lora" w:cs="Lora"/>
        </w:rPr>
        <w:t>. Über den exakten Nexus zwischen deskriptiver und substanzieller Repräsentation wird ausführlich gestritten</w:t>
      </w:r>
      <w:r w:rsidR="006704B8">
        <w:rPr>
          <w:rFonts w:eastAsia="Lora" w:cs="Lora"/>
        </w:rPr>
        <w:t xml:space="preserve"> </w:t>
      </w:r>
      <w:sdt>
        <w:sdtPr>
          <w:rPr>
            <w:rFonts w:eastAsia="Lora" w:cs="Lora"/>
          </w:rPr>
          <w:alias w:val="To edit, see citavi.com/edit"/>
          <w:tag w:val="CitaviPlaceholder#449133c7-e903-4a8f-a5fb-252502acc80f"/>
          <w:id w:val="1872416481"/>
          <w:placeholder>
            <w:docPart w:val="DefaultPlaceholder_-1854013440"/>
          </w:placeholder>
        </w:sdtPr>
        <w:sdtContent>
          <w:r w:rsidR="006704B8">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YWM0OGVlLWY1Y2YtNGEzYS05ZWM3LTFmMzJiYzg0ZGM1OCIsIlJhbmdlTGVuZ3RoIjoyMiwiUmVmZXJlbmNlSWQiOiIyMDM5NDU3Yi1mMzRlLTQ0NjAtOGIzMy03NGM3YjAxN2FlZ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EiLCJTdGFydFBhZ2UiOnsiJGlkIjoiNSIsIiR0eXBlIjoiU3dpc3NBY2FkZW1pYy5QYWdlTnVtYmVyLCBTd2lzc0FjYWRlbWljIiwiSXNGdWxseU51bWVyaWMiOnRydWUsIk51bWJlciI6NTEsIk51bWJlcmluZ1R5cGUiOjAsIk51bWVyYWxTeXN0ZW0iOjAsIk9yaWdpbmFsU3RyaW5nIjoiNTEiLCJQcmV0dHlTdHJpbmciOiI1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NDYvYW5udXJldi5wb2xpc2NpLjExLjA1MzEwNi4xMjM4MzkiLCJVcmlTdHJpbmciOiJodHRwczovL2RvaS5vcmcvMTAuMTE0Ni9hbm51cmV2LnBvbGlzY2kuMTEuMDUzMTA2LjEyMzgz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xMTEvYWpwcy4xMjA3NyIsIlVyaVN0cmluZyI6Imh0dHBzOi8vZG9pLm9yZy8xMC4xMTExL2FqcHMuMTIwNzc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}</w:instrText>
          </w:r>
          <w:r w:rsidR="006704B8">
            <w:rPr>
              <w:rFonts w:eastAsia="Lora" w:cs="Lora"/>
            </w:rPr>
            <w:fldChar w:fldCharType="separate"/>
          </w:r>
          <w:r w:rsidR="00C77C8F">
            <w:rPr>
              <w:rFonts w:eastAsia="Lora" w:cs="Lora"/>
            </w:rPr>
            <w:t>(Wängnerud 2009, S. 51; Mendelberg et al. 2014)</w:t>
          </w:r>
          <w:r w:rsidR="006704B8">
            <w:rPr>
              <w:rFonts w:eastAsia="Lora" w:cs="Lora"/>
            </w:rPr>
            <w:fldChar w:fldCharType="end"/>
          </w:r>
        </w:sdtContent>
      </w:sdt>
      <w:r w:rsidR="006704B8">
        <w:rPr>
          <w:rStyle w:val="Kommentarzeichen"/>
        </w:rPr>
        <w:t>.</w:t>
      </w:r>
      <w:r>
        <w:rPr>
          <w:rFonts w:eastAsia="Lora" w:cs="Lora"/>
        </w:rPr>
        <w:t xml:space="preserve"> Als gesichert darf </w:t>
      </w:r>
      <w:r w:rsidR="00965086">
        <w:rPr>
          <w:rFonts w:eastAsia="Lora" w:cs="Lora"/>
        </w:rPr>
        <w:t xml:space="preserve">jedoch </w:t>
      </w:r>
      <w:r>
        <w:rPr>
          <w:rFonts w:eastAsia="Lora" w:cs="Lora"/>
        </w:rPr>
        <w:t>gelten, dass für eine angemessene substanzielle Repräsentation gesellschaftlicher Gruppen auch deren numerische Präsenz notwendig ist. Aufgrund geteilter Lebensrealitäten können bestimmte Gruppeninteressen von ihren Mitgliedern besser verstanden, differenzierter formuliert und diskutiert werden</w:t>
      </w:r>
      <w:r w:rsidR="006704B8">
        <w:rPr>
          <w:rFonts w:eastAsia="Lora" w:cs="Lora"/>
        </w:rPr>
        <w:t xml:space="preserve"> </w:t>
      </w:r>
      <w:sdt>
        <w:sdtPr>
          <w:rPr>
            <w:rFonts w:eastAsia="Lora" w:cs="Lora"/>
          </w:rPr>
          <w:alias w:val="To edit, see citavi.com/edit"/>
          <w:tag w:val="CitaviPlaceholder#41719151-c773-426d-91c2-1d98b1fdfcf9"/>
          <w:id w:val="-1604565833"/>
          <w:placeholder>
            <w:docPart w:val="DefaultPlaceholder_-1854013440"/>
          </w:placeholder>
        </w:sdtPr>
        <w:sdtContent>
          <w:r w:rsidR="006704B8">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NWM5NDEyLTA0ZTktNDQzZi1hMTVkLTY2ZGYwYTA3MzcwNiIsIlJhbmdlTGVuZ3RoIjoyNSwiUmVmZXJlbmNlSWQiOiJlYzJlNjUxYS1kMDNmLTRiZDctYjMyYS0wZDBlYmY4NjIxO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Q0IiwiU3RhcnRQYWdlIjp7IiRpZCI6IjUiLCIkdHlwZSI6IlN3aXNzQWNhZGVtaWMuUGFnZU51bWJlciwgU3dpc3NBY2FkZW1pYyIsIklzRnVsbHlOdW1lcmljIjp0cnVlLCJOdW1iZXIiOjY0NCwiTnVtYmVyaW5nVHlwZSI6MCwiTnVtZXJhbFN5c3RlbSI6MCwiT3JpZ2luYWxTdHJpbmciOiI2NDQiLCJQcmV0dHlTdHJpbmciOiI2ND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}</w:instrText>
          </w:r>
          <w:r w:rsidR="006704B8">
            <w:rPr>
              <w:rFonts w:eastAsia="Lora" w:cs="Lora"/>
            </w:rPr>
            <w:fldChar w:fldCharType="separate"/>
          </w:r>
          <w:r w:rsidR="00E517D4">
            <w:rPr>
              <w:rFonts w:eastAsia="Lora" w:cs="Lora"/>
            </w:rPr>
            <w:t>(Mansbridge 1999, S. 644)</w:t>
          </w:r>
          <w:r w:rsidR="006704B8">
            <w:rPr>
              <w:rFonts w:eastAsia="Lora" w:cs="Lora"/>
            </w:rPr>
            <w:fldChar w:fldCharType="end"/>
          </w:r>
        </w:sdtContent>
      </w:sdt>
      <w:r>
        <w:rPr>
          <w:rFonts w:eastAsia="Lora" w:cs="Lora"/>
        </w:rPr>
        <w:t xml:space="preserve">. Dies wird in empirischen Studien bekräftigt, die nahelegen, dass es auch an ihrer geringen Vertretung in politischen Ämtern liegt, wenn die Interessen </w:t>
      </w:r>
      <w:r w:rsidR="00965086">
        <w:rPr>
          <w:rFonts w:eastAsia="Lora" w:cs="Lora"/>
        </w:rPr>
        <w:t>niedrigerer</w:t>
      </w:r>
      <w:r>
        <w:rPr>
          <w:rFonts w:eastAsia="Lora" w:cs="Lora"/>
        </w:rPr>
        <w:t xml:space="preserve"> Einkommensgruppen nachrangig bleiben </w:t>
      </w:r>
      <w:sdt>
        <w:sdtPr>
          <w:rPr>
            <w:rFonts w:eastAsia="Lora" w:cs="Lora"/>
          </w:rPr>
          <w:alias w:val="To edit, see citavi.com/edit"/>
          <w:tag w:val="CitaviPlaceholder#30482b0d-d578-41ba-88ad-352157f23518"/>
          <w:id w:val="-1282255806"/>
          <w:placeholder>
            <w:docPart w:val="DefaultPlaceholder_-1854013440"/>
          </w:placeholder>
        </w:sdtPr>
        <w:sdtContent>
          <w:r w:rsidR="006704B8">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zg4OWE0LTkwMzUtNDUzMy04MDViLTNkNjQzOWQ2YjljNSIsIlJhbmdlTGVuZ3RoIjoyMSwiUmVmZXJlbmNlSWQiOiI0Y2RkNjY0Mi0yNzQ5LTQxZWMtOGQ2NS1mM2ZmZjJmMzkwZ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3M0MTM1OC0wMTctMDA5Ny05IiwiVXJpU3RyaW5nIjoiaHR0cHM6Ly9kb2kub3JnLzEwLjEwMDcvczQxMzU4LTAxNy0wMDk3LT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xNy9TMTc1NTc3MzkxOTAwMDA0MyIsIlVyaVN0cmluZyI6Imh0dHBzOi8vZG9pLm9yZy8xMC4xMDE3L1MxNzU1NzczOTE5MDAwMDQz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}</w:instrText>
          </w:r>
          <w:r w:rsidR="006704B8">
            <w:rPr>
              <w:rFonts w:eastAsia="Lora" w:cs="Lora"/>
            </w:rPr>
            <w:fldChar w:fldCharType="separate"/>
          </w:r>
          <w:r w:rsidR="00E517D4">
            <w:rPr>
              <w:rFonts w:eastAsia="Lora" w:cs="Lora"/>
            </w:rPr>
            <w:t>(Elsässer et al. 2017; Rosset und Stecker 2019)</w:t>
          </w:r>
          <w:r w:rsidR="006704B8">
            <w:rPr>
              <w:rFonts w:eastAsia="Lora" w:cs="Lora"/>
            </w:rPr>
            <w:fldChar w:fldCharType="end"/>
          </w:r>
        </w:sdtContent>
      </w:sdt>
      <w:r>
        <w:rPr>
          <w:rFonts w:eastAsia="Lora" w:cs="Lora"/>
        </w:rPr>
        <w:t xml:space="preserve">. </w:t>
      </w:r>
    </w:p>
    <w:p w14:paraId="43A3935D" w14:textId="7C3AD000" w:rsidR="00F01676" w:rsidRDefault="007B7D7A" w:rsidP="007B7D7A">
      <w:pPr>
        <w:rPr>
          <w:rFonts w:eastAsia="Lora" w:cs="Lora"/>
        </w:rPr>
      </w:pPr>
      <w:r>
        <w:rPr>
          <w:rFonts w:eastAsia="Lora" w:cs="Lora"/>
        </w:rPr>
        <w:t>Zum anderen beeinflusst deskriptive Repräsentation</w:t>
      </w:r>
      <w:r w:rsidRPr="00A1578B">
        <w:t xml:space="preserve"> </w:t>
      </w:r>
      <w:r w:rsidR="00435B72">
        <w:t>wie gut die</w:t>
      </w:r>
      <w:r>
        <w:rPr>
          <w:rFonts w:eastAsia="Lora" w:cs="Lora"/>
        </w:rPr>
        <w:t xml:space="preserve"> </w:t>
      </w:r>
      <w:proofErr w:type="spellStart"/>
      <w:r>
        <w:rPr>
          <w:rFonts w:eastAsia="Lora" w:cs="Lora"/>
        </w:rPr>
        <w:t>Bürger</w:t>
      </w:r>
      <w:r w:rsidR="00965086">
        <w:rPr>
          <w:rFonts w:eastAsia="Lora" w:cs="Lora"/>
        </w:rPr>
        <w:t>:innen</w:t>
      </w:r>
      <w:proofErr w:type="spellEnd"/>
      <w:r w:rsidRPr="00A1578B">
        <w:rPr>
          <w:rFonts w:eastAsia="Lora" w:cs="Lora"/>
        </w:rPr>
        <w:t>,</w:t>
      </w:r>
      <w:r>
        <w:rPr>
          <w:rFonts w:eastAsia="Lora" w:cs="Lora"/>
        </w:rPr>
        <w:t xml:space="preserve"> </w:t>
      </w:r>
      <w:r>
        <w:t xml:space="preserve">ihre Interessen im politischen System vertreten </w:t>
      </w:r>
      <w:r w:rsidR="00435B72">
        <w:t>sehen</w:t>
      </w:r>
      <w:r>
        <w:rPr>
          <w:rFonts w:eastAsia="Lora" w:cs="Lora"/>
        </w:rPr>
        <w:t>. So möchten</w:t>
      </w:r>
      <w:r w:rsidR="00965086">
        <w:rPr>
          <w:rFonts w:eastAsia="Lora" w:cs="Lora"/>
        </w:rPr>
        <w:t xml:space="preserve"> sie sich in jenen die sie </w:t>
      </w:r>
      <w:r>
        <w:rPr>
          <w:rFonts w:eastAsia="Lora" w:cs="Lora"/>
        </w:rPr>
        <w:t xml:space="preserve">repräsentieren wiedererkennen, insbesondere mit Blick auf Alter, </w:t>
      </w:r>
      <w:r w:rsidR="00965086">
        <w:rPr>
          <w:rFonts w:eastAsia="Lora" w:cs="Lora"/>
        </w:rPr>
        <w:t>Gender</w:t>
      </w:r>
      <w:r>
        <w:rPr>
          <w:rFonts w:eastAsia="Lora" w:cs="Lora"/>
        </w:rPr>
        <w:t xml:space="preserve"> oder Beruf </w:t>
      </w:r>
      <w:sdt>
        <w:sdtPr>
          <w:rPr>
            <w:rFonts w:eastAsia="Lora" w:cs="Lora"/>
          </w:rPr>
          <w:alias w:val="To edit, see citavi.com/edit"/>
          <w:tag w:val="CitaviPlaceholder#aedbd74e-dc7e-4d29-8705-136c7080a9d6"/>
          <w:id w:val="1388150722"/>
          <w:placeholder>
            <w:docPart w:val="B54C060706C04619B8F05194BD80D9F5"/>
          </w:placeholder>
        </w:sdtPr>
        <w:sdtContent>
          <w:r>
            <w:rPr>
              <w:rFonts w:eastAsia="Lora" w:cs="Lora"/>
            </w:rPr>
            <w:fldChar w:fldCharType="begin"/>
          </w:r>
          <w:r>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mQ0NjZiLWJiOWMtNDJhZi05N2E3LTM4MmMwNDA1Y2U0OSIsIlJhbmdlTGVuZ3RoIjoxOSwiUmVmZXJlbmNlSWQiOiI3NTBiYWNkYy1lNGY3LTQyMGItYjg5OS01MWYyZGFhMTZlN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3NzEvMDM0MC0xNzU4LTIwMTMtMy01NjYiLCJVcmlTdHJpbmciOiJodHRwczovL2RvaS5vcmcvMTAuNTc3MS8wMzQwLTE3NTgtMjAxMy0zLTU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}</w:instrText>
          </w:r>
          <w:r>
            <w:rPr>
              <w:rFonts w:eastAsia="Lora" w:cs="Lora"/>
            </w:rPr>
            <w:fldChar w:fldCharType="separate"/>
          </w:r>
          <w:r>
            <w:rPr>
              <w:rFonts w:eastAsia="Lora" w:cs="Lora"/>
            </w:rPr>
            <w:t>(Deiss-Helbig 2013)</w:t>
          </w:r>
          <w:r>
            <w:rPr>
              <w:rFonts w:eastAsia="Lora" w:cs="Lora"/>
            </w:rPr>
            <w:fldChar w:fldCharType="end"/>
          </w:r>
        </w:sdtContent>
      </w:sdt>
      <w:r>
        <w:rPr>
          <w:rFonts w:eastAsia="Lora" w:cs="Lora"/>
        </w:rPr>
        <w:t xml:space="preserve">. </w:t>
      </w:r>
      <w:proofErr w:type="spellStart"/>
      <w:r w:rsidR="00965086">
        <w:rPr>
          <w:rFonts w:eastAsia="Lora" w:cs="Lora"/>
        </w:rPr>
        <w:t>Bürger:innen</w:t>
      </w:r>
      <w:proofErr w:type="spellEnd"/>
      <w:r>
        <w:rPr>
          <w:rFonts w:eastAsia="Lora" w:cs="Lora"/>
        </w:rPr>
        <w:t xml:space="preserve"> </w:t>
      </w:r>
      <w:r w:rsidR="0020368D">
        <w:rPr>
          <w:rFonts w:eastAsia="Lora" w:cs="Lora"/>
        </w:rPr>
        <w:t xml:space="preserve">vertrauen </w:t>
      </w:r>
      <w:r>
        <w:rPr>
          <w:rFonts w:eastAsia="Lora" w:cs="Lora"/>
        </w:rPr>
        <w:t xml:space="preserve">darauf, dass </w:t>
      </w:r>
      <w:r w:rsidR="00435B72">
        <w:rPr>
          <w:rFonts w:eastAsia="Lora" w:cs="Lora"/>
        </w:rPr>
        <w:t xml:space="preserve">aufgrund geteilter </w:t>
      </w:r>
      <w:r>
        <w:rPr>
          <w:rFonts w:eastAsia="Lora" w:cs="Lora"/>
        </w:rPr>
        <w:t xml:space="preserve"> Merkmale auch </w:t>
      </w:r>
      <w:r w:rsidR="00435B72">
        <w:rPr>
          <w:rFonts w:eastAsia="Lora" w:cs="Lora"/>
        </w:rPr>
        <w:t>unsere geteilten</w:t>
      </w:r>
      <w:r>
        <w:rPr>
          <w:rFonts w:eastAsia="Lora" w:cs="Lora"/>
        </w:rPr>
        <w:t xml:space="preserve"> Interessen aufgegriffen werden </w:t>
      </w:r>
      <w:sdt>
        <w:sdtPr>
          <w:rPr>
            <w:rFonts w:eastAsia="Lora" w:cs="Lora"/>
          </w:rPr>
          <w:alias w:val="To edit, see citavi.com/edit"/>
          <w:tag w:val="CitaviPlaceholder#cc08f770-5ed8-4eb1-8541-618b1a5928f4"/>
          <w:id w:val="-1934043985"/>
          <w:placeholder>
            <w:docPart w:val="B54C060706C04619B8F05194BD80D9F5"/>
          </w:placeholder>
        </w:sdtPr>
        <w:sdtContent>
          <w:r>
            <w:rPr>
              <w:rFonts w:eastAsia="Lora" w:cs="Lora"/>
            </w:rPr>
            <w:fldChar w:fldCharType="begin"/>
          </w:r>
          <w:r>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TYzMWU4LTAyZjMtNDRhZC05YWM3LTU1MGQ3ZjQxN2U3NSIsIlJhbmdlTGVuZ3RoIjoxMCwiUmVmZXJlbmNlSWQiOiIyYTc5Y2Q2Yy0zODM4LTRmYWEtOTk5My0yNzVhODAxZmExY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zA4ODQyOSIsIlVyaVN0cmluZyI6Imh0dHBzOi8vZG9pLm9yZy8xMC4yMzA3LzMwODg0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}</w:instrText>
          </w:r>
          <w:r>
            <w:rPr>
              <w:rFonts w:eastAsia="Lora" w:cs="Lora"/>
            </w:rPr>
            <w:fldChar w:fldCharType="separate"/>
          </w:r>
          <w:r>
            <w:rPr>
              <w:rFonts w:eastAsia="Lora" w:cs="Lora"/>
            </w:rPr>
            <w:t>(Gay 2002)</w:t>
          </w:r>
          <w:r>
            <w:rPr>
              <w:rFonts w:eastAsia="Lora" w:cs="Lora"/>
            </w:rPr>
            <w:fldChar w:fldCharType="end"/>
          </w:r>
        </w:sdtContent>
      </w:sdt>
      <w:r>
        <w:rPr>
          <w:rFonts w:eastAsia="Lora" w:cs="Lora"/>
        </w:rPr>
        <w:t xml:space="preserve"> oder dass </w:t>
      </w:r>
      <w:r w:rsidR="00965086">
        <w:rPr>
          <w:rFonts w:eastAsia="Lora" w:cs="Lora"/>
        </w:rPr>
        <w:t>ihre</w:t>
      </w:r>
      <w:r>
        <w:rPr>
          <w:rFonts w:eastAsia="Lora" w:cs="Lora"/>
        </w:rPr>
        <w:t xml:space="preserve"> Gruppe</w:t>
      </w:r>
      <w:r w:rsidR="00435B72">
        <w:rPr>
          <w:rFonts w:eastAsia="Lora" w:cs="Lora"/>
        </w:rPr>
        <w:t xml:space="preserve"> zumindest</w:t>
      </w:r>
      <w:r>
        <w:rPr>
          <w:rFonts w:eastAsia="Lora" w:cs="Lora"/>
        </w:rPr>
        <w:t xml:space="preserve"> nicht benachteiligt wird </w:t>
      </w:r>
      <w:sdt>
        <w:sdtPr>
          <w:rPr>
            <w:rFonts w:eastAsia="Lora" w:cs="Lora"/>
          </w:rPr>
          <w:alias w:val="To edit, see citavi.com/edit"/>
          <w:tag w:val="CitaviPlaceholder#9e8606d2-08b3-4a70-bced-7ee2b96c89d0"/>
          <w:id w:val="-1560389554"/>
          <w:placeholder>
            <w:docPart w:val="B54C060706C04619B8F05194BD80D9F5"/>
          </w:placeholder>
        </w:sdtPr>
        <w:sdtContent>
          <w:r>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TI3OWI2LThlZjItNDcyMC1hODZhLTUwNGU5MTY4ZDViNiIsIlJhbmdlTGVuZ3RoIjoyNSwiUmVmZXJlbmNlSWQiOiJlYzJlNjUxYS1kMDNmLTRiZDctYjMyYS0wZDBlYmY4NjIxO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MzIiwiU3RhcnRQYWdlIjp7IiRpZCI6IjUiLCIkdHlwZSI6IlN3aXNzQWNhZGVtaWMuUGFnZU51bWJlciwgU3dpc3NBY2FkZW1pYyIsIklzRnVsbHlOdW1lcmljIjp0cnVlLCJOdW1iZXIiOjYzMywiTnVtYmVyaW5nVHlwZSI6MCwiTnVtZXJhbFN5c3RlbSI6MCwiT3JpZ2luYWxTdHJpbmciOiI2MzMiLCJQcmV0dHlTdHJpbmciOiI2Mz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}</w:instrText>
          </w:r>
          <w:r>
            <w:rPr>
              <w:rFonts w:eastAsia="Lora" w:cs="Lora"/>
            </w:rPr>
            <w:fldChar w:fldCharType="separate"/>
          </w:r>
          <w:r w:rsidR="00E517D4">
            <w:rPr>
              <w:rFonts w:eastAsia="Lora" w:cs="Lora"/>
            </w:rPr>
            <w:t>(Mansbridge 1999, S. 633)</w:t>
          </w:r>
          <w:r>
            <w:rPr>
              <w:rFonts w:eastAsia="Lora" w:cs="Lora"/>
            </w:rPr>
            <w:fldChar w:fldCharType="end"/>
          </w:r>
        </w:sdtContent>
      </w:sdt>
      <w:r>
        <w:rPr>
          <w:rFonts w:eastAsia="Lora" w:cs="Lora"/>
        </w:rPr>
        <w:t>.</w:t>
      </w:r>
      <w:r w:rsidR="0020368D">
        <w:rPr>
          <w:rFonts w:eastAsia="Lora" w:cs="Lora"/>
        </w:rPr>
        <w:t xml:space="preserve"> </w:t>
      </w:r>
      <w:r w:rsidR="000E5BC1">
        <w:rPr>
          <w:rFonts w:eastAsia="Lora" w:cs="Lora"/>
        </w:rPr>
        <w:t xml:space="preserve">Im Zusammenspiel mit Wahrnehmungen der </w:t>
      </w:r>
      <w:proofErr w:type="spellStart"/>
      <w:r w:rsidR="00965086">
        <w:rPr>
          <w:rFonts w:eastAsia="Lora" w:cs="Lora"/>
        </w:rPr>
        <w:t>Bürger:innen</w:t>
      </w:r>
      <w:proofErr w:type="spellEnd"/>
      <w:r w:rsidR="000E5BC1">
        <w:rPr>
          <w:rFonts w:eastAsia="Lora" w:cs="Lora"/>
        </w:rPr>
        <w:t xml:space="preserve"> </w:t>
      </w:r>
      <w:r w:rsidR="00B921BF">
        <w:rPr>
          <w:rFonts w:eastAsia="Lora" w:cs="Lora"/>
        </w:rPr>
        <w:t>ist deskriptive Repräsentation daher Voraussetzung für die Legitimität politischer Entscheidungen und für das Vertrauen in politische Systeme in ihrer Gesamtheit</w:t>
      </w:r>
      <w:r w:rsidR="00EF1723">
        <w:rPr>
          <w:rFonts w:eastAsia="Lora" w:cs="Lora"/>
        </w:rPr>
        <w:t xml:space="preserve"> </w:t>
      </w:r>
      <w:sdt>
        <w:sdtPr>
          <w:rPr>
            <w:rFonts w:eastAsia="Lora" w:cs="Lora"/>
          </w:rPr>
          <w:alias w:val="To edit, see citavi.com/edit"/>
          <w:tag w:val="CitaviPlaceholder#d8f9358b-ad88-4c8c-8528-023482f83a2f"/>
          <w:id w:val="1994827277"/>
          <w:placeholder>
            <w:docPart w:val="DefaultPlaceholder_-1854013440"/>
          </w:placeholder>
        </w:sdtPr>
        <w:sdtContent>
          <w:r w:rsidR="00EF1723">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ODZiMjBhLTc1ZDMtNGI3Ny1hMTBlLTk5MzBiY2VkZjRhYyIsIlJhbmdlTGVuZ3RoIjoyNSwiUmVmZXJlbmNlSWQiOiIxMGNiY2FkNy00ZDcwLTQ2YjEtOGIyMy03NzFhNzhhOWRhN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c3LzAwMTA0MTQwMTc3MjA3MDIiLCJVcmlTdHJpbmciOiJodHRwczovL2RvaS5vcmcvMTAuMTE3Ny8wMDEwNDE0MDE3NzIwNzA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}</w:instrText>
          </w:r>
          <w:r w:rsidR="00EF1723">
            <w:rPr>
              <w:rFonts w:eastAsia="Lora" w:cs="Lora"/>
            </w:rPr>
            <w:fldChar w:fldCharType="separate"/>
          </w:r>
          <w:r w:rsidR="00E517D4">
            <w:rPr>
              <w:rFonts w:eastAsia="Lora" w:cs="Lora"/>
            </w:rPr>
            <w:t>(Arnesen und Peters 2018)</w:t>
          </w:r>
          <w:r w:rsidR="00EF1723">
            <w:rPr>
              <w:rFonts w:eastAsia="Lora" w:cs="Lora"/>
            </w:rPr>
            <w:fldChar w:fldCharType="end"/>
          </w:r>
        </w:sdtContent>
      </w:sdt>
      <w:r w:rsidR="00B921BF">
        <w:rPr>
          <w:rFonts w:eastAsia="Lora" w:cs="Lora"/>
        </w:rPr>
        <w:t>.</w:t>
      </w:r>
      <w:r w:rsidR="000E5BC1">
        <w:rPr>
          <w:rFonts w:eastAsia="Lora" w:cs="Lora"/>
        </w:rPr>
        <w:t xml:space="preserve"> </w:t>
      </w:r>
    </w:p>
    <w:p w14:paraId="755929BA" w14:textId="7AF328FE" w:rsidR="00F01676" w:rsidRDefault="000E5BC1" w:rsidP="00301120">
      <w:pPr>
        <w:rPr>
          <w:rFonts w:eastAsia="Lora" w:cs="Lora"/>
        </w:rPr>
      </w:pPr>
      <w:r>
        <w:rPr>
          <w:rFonts w:eastAsia="Lora" w:cs="Lora"/>
        </w:rPr>
        <w:t xml:space="preserve">Vor diesem Hintergrund wirft unsere Studie einen neuen und </w:t>
      </w:r>
      <w:r w:rsidR="00965086">
        <w:rPr>
          <w:rFonts w:eastAsia="Lora" w:cs="Lora"/>
        </w:rPr>
        <w:t>detaillierteren</w:t>
      </w:r>
      <w:r>
        <w:rPr>
          <w:rFonts w:eastAsia="Lora" w:cs="Lora"/>
        </w:rPr>
        <w:t xml:space="preserve"> Blick auf die deskriptive Repräsentation in der Bundesrepublik. Anhand eines neuen Datensatzes, der</w:t>
      </w:r>
      <w:r w:rsidR="00BD6BF0">
        <w:rPr>
          <w:rFonts w:eastAsia="Lora" w:cs="Lora"/>
        </w:rPr>
        <w:t xml:space="preserve"> </w:t>
      </w:r>
      <w:r w:rsidR="00C32487">
        <w:rPr>
          <w:rFonts w:eastAsia="Lora" w:cs="Lora"/>
        </w:rPr>
        <w:t xml:space="preserve">für die Zeit ab 1990 </w:t>
      </w:r>
      <w:r w:rsidR="00BD6BF0">
        <w:rPr>
          <w:rFonts w:eastAsia="Lora" w:cs="Lora"/>
        </w:rPr>
        <w:t>tagesgenau</w:t>
      </w:r>
      <w:r w:rsidR="002214C4">
        <w:rPr>
          <w:rFonts w:eastAsia="Lora" w:cs="Lora"/>
        </w:rPr>
        <w:t>e Informationen für</w:t>
      </w:r>
      <w:r>
        <w:rPr>
          <w:rFonts w:eastAsia="Lora" w:cs="Lora"/>
        </w:rPr>
        <w:t xml:space="preserve"> alle 16 Bundesländer umfasst, untersuchen wir die Zusammensetzung von Mandats- und </w:t>
      </w:r>
      <w:proofErr w:type="spellStart"/>
      <w:r>
        <w:rPr>
          <w:rFonts w:eastAsia="Lora" w:cs="Lora"/>
        </w:rPr>
        <w:t>Amtsträger</w:t>
      </w:r>
      <w:r w:rsidR="00965086">
        <w:rPr>
          <w:rFonts w:eastAsia="Lora" w:cs="Lora"/>
        </w:rPr>
        <w:t>:innen</w:t>
      </w:r>
      <w:proofErr w:type="spellEnd"/>
      <w:r>
        <w:rPr>
          <w:rFonts w:eastAsia="Lora" w:cs="Lora"/>
        </w:rPr>
        <w:t xml:space="preserve"> in de</w:t>
      </w:r>
      <w:r w:rsidR="002214C4">
        <w:rPr>
          <w:rFonts w:eastAsia="Lora" w:cs="Lora"/>
        </w:rPr>
        <w:t>n Landesparlamenten</w:t>
      </w:r>
      <w:r w:rsidR="00EF1723">
        <w:rPr>
          <w:rFonts w:eastAsia="Lora" w:cs="Lora"/>
        </w:rPr>
        <w:t xml:space="preserve"> und -regierungen</w:t>
      </w:r>
      <w:r>
        <w:rPr>
          <w:rFonts w:eastAsia="Lora" w:cs="Lora"/>
        </w:rPr>
        <w:t>. Dabei fokussieren wir auf</w:t>
      </w:r>
      <w:r w:rsidR="002214C4">
        <w:rPr>
          <w:rFonts w:eastAsia="Lora" w:cs="Lora"/>
        </w:rPr>
        <w:t xml:space="preserve"> </w:t>
      </w:r>
      <w:r w:rsidR="00C32487">
        <w:rPr>
          <w:rFonts w:eastAsia="Lora" w:cs="Lora"/>
        </w:rPr>
        <w:t>drei</w:t>
      </w:r>
      <w:r w:rsidR="002214C4">
        <w:rPr>
          <w:rFonts w:eastAsia="Lora" w:cs="Lora"/>
        </w:rPr>
        <w:t xml:space="preserve"> Merkmale</w:t>
      </w:r>
      <w:r w:rsidR="00C32487">
        <w:rPr>
          <w:rFonts w:eastAsia="Lora" w:cs="Lora"/>
        </w:rPr>
        <w:t>:</w:t>
      </w:r>
      <w:r w:rsidR="002214C4">
        <w:rPr>
          <w:rFonts w:eastAsia="Lora" w:cs="Lora"/>
        </w:rPr>
        <w:t xml:space="preserve"> </w:t>
      </w:r>
      <w:r w:rsidR="00965086">
        <w:rPr>
          <w:rFonts w:eastAsia="Lora" w:cs="Lora"/>
        </w:rPr>
        <w:t>Gender</w:t>
      </w:r>
      <w:r w:rsidRPr="00301120">
        <w:rPr>
          <w:rFonts w:eastAsia="Lora" w:cs="Lora"/>
        </w:rPr>
        <w:t>, Alter und Herkunft</w:t>
      </w:r>
      <w:r w:rsidR="00301120">
        <w:rPr>
          <w:rFonts w:eastAsia="Lora" w:cs="Lora"/>
        </w:rPr>
        <w:t>.</w:t>
      </w:r>
      <w:r>
        <w:rPr>
          <w:rFonts w:eastAsia="Lora" w:cs="Lora"/>
        </w:rPr>
        <w:t xml:space="preserve"> </w:t>
      </w:r>
      <w:r w:rsidR="002472CC">
        <w:rPr>
          <w:rFonts w:eastAsia="Lora" w:cs="Lora"/>
        </w:rPr>
        <w:t xml:space="preserve">Mit Blick auf </w:t>
      </w:r>
      <w:r w:rsidR="00965086">
        <w:rPr>
          <w:rFonts w:eastAsia="Lora" w:cs="Lora"/>
        </w:rPr>
        <w:t>Gender</w:t>
      </w:r>
      <w:r w:rsidR="002472CC">
        <w:rPr>
          <w:rFonts w:eastAsia="Lora" w:cs="Lora"/>
        </w:rPr>
        <w:t xml:space="preserve"> und Alter</w:t>
      </w:r>
      <w:r w:rsidR="008D3A0F">
        <w:rPr>
          <w:rFonts w:eastAsia="Lora" w:cs="Lora"/>
        </w:rPr>
        <w:t xml:space="preserve"> </w:t>
      </w:r>
      <w:r w:rsidR="00C32487">
        <w:rPr>
          <w:rFonts w:eastAsia="Lora" w:cs="Lora"/>
        </w:rPr>
        <w:t>beleuchten</w:t>
      </w:r>
      <w:r w:rsidR="00EF1723">
        <w:rPr>
          <w:rFonts w:eastAsia="Lora" w:cs="Lora"/>
        </w:rPr>
        <w:t xml:space="preserve"> wir Merkmale</w:t>
      </w:r>
      <w:r w:rsidR="00C32487">
        <w:rPr>
          <w:rFonts w:eastAsia="Lora" w:cs="Lora"/>
        </w:rPr>
        <w:t xml:space="preserve">, die </w:t>
      </w:r>
      <w:r>
        <w:rPr>
          <w:rFonts w:eastAsia="Lora" w:cs="Lora"/>
        </w:rPr>
        <w:t xml:space="preserve">in vielen modernen Demokratien </w:t>
      </w:r>
      <w:r w:rsidR="00EF1723">
        <w:rPr>
          <w:rFonts w:eastAsia="Lora" w:cs="Lora"/>
        </w:rPr>
        <w:t>als Kategorien deskriptiver Repräsentation relevant</w:t>
      </w:r>
      <w:r>
        <w:rPr>
          <w:rFonts w:eastAsia="Lora" w:cs="Lora"/>
        </w:rPr>
        <w:t xml:space="preserve"> sind</w:t>
      </w:r>
      <w:r w:rsidR="003B43ED">
        <w:rPr>
          <w:rFonts w:eastAsia="Lora" w:cs="Lora"/>
        </w:rPr>
        <w:t>. Zum</w:t>
      </w:r>
      <w:r w:rsidR="00463264">
        <w:rPr>
          <w:rFonts w:eastAsia="Lora" w:cs="Lora"/>
        </w:rPr>
        <w:t xml:space="preserve"> anderen</w:t>
      </w:r>
      <w:r>
        <w:rPr>
          <w:rFonts w:eastAsia="Lora" w:cs="Lora"/>
        </w:rPr>
        <w:t xml:space="preserve"> greifen wir mit </w:t>
      </w:r>
      <w:r w:rsidR="003B43ED">
        <w:rPr>
          <w:rFonts w:eastAsia="Lora" w:cs="Lora"/>
        </w:rPr>
        <w:t>der Repräsentation Ostdeutscher</w:t>
      </w:r>
      <w:r>
        <w:rPr>
          <w:rFonts w:eastAsia="Lora" w:cs="Lora"/>
        </w:rPr>
        <w:t xml:space="preserve"> eine spezifisch bundesrepublikanische </w:t>
      </w:r>
      <w:r w:rsidR="00463264">
        <w:rPr>
          <w:rFonts w:eastAsia="Lora" w:cs="Lora"/>
        </w:rPr>
        <w:t xml:space="preserve">Perspektive </w:t>
      </w:r>
      <w:r>
        <w:rPr>
          <w:rFonts w:eastAsia="Lora" w:cs="Lora"/>
        </w:rPr>
        <w:t xml:space="preserve">auf, die </w:t>
      </w:r>
      <w:r w:rsidR="00301120">
        <w:rPr>
          <w:rFonts w:eastAsia="Lora" w:cs="Lora"/>
        </w:rPr>
        <w:t xml:space="preserve">auch </w:t>
      </w:r>
      <w:r w:rsidR="00463264">
        <w:rPr>
          <w:rFonts w:eastAsia="Lora" w:cs="Lora"/>
        </w:rPr>
        <w:t xml:space="preserve">30 Jahre </w:t>
      </w:r>
      <w:r w:rsidR="00301120">
        <w:rPr>
          <w:rFonts w:eastAsia="Lora" w:cs="Lora"/>
        </w:rPr>
        <w:t>nach der</w:t>
      </w:r>
      <w:r w:rsidR="00463264">
        <w:rPr>
          <w:rFonts w:eastAsia="Lora" w:cs="Lora"/>
        </w:rPr>
        <w:t xml:space="preserve"> Wiedervereinigung problematisiert wird</w:t>
      </w:r>
      <w:r w:rsidR="002472CC">
        <w:rPr>
          <w:rFonts w:eastAsia="Lora" w:cs="Lora"/>
        </w:rPr>
        <w:t xml:space="preserve"> </w:t>
      </w:r>
      <w:sdt>
        <w:sdtPr>
          <w:rPr>
            <w:rFonts w:eastAsia="Lora" w:cs="Lora"/>
          </w:rPr>
          <w:alias w:val="To edit, see citavi.com/edit"/>
          <w:tag w:val="CitaviPlaceholder#d8a32da0-8635-4893-b4b9-05a3c5aa9b16"/>
          <w:id w:val="-71279790"/>
          <w:placeholder>
            <w:docPart w:val="DefaultPlaceholder_-1854013440"/>
          </w:placeholder>
        </w:sdtPr>
        <w:sdtContent>
          <w:r w:rsidR="002472CC">
            <w:rPr>
              <w:rFonts w:eastAsia="Lora" w:cs="Lora"/>
            </w:rPr>
            <w:fldChar w:fldCharType="begin"/>
          </w:r>
          <w:r w:rsidR="002472CC">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ZDdmZGRiLWIxZjYtNDdmOC1hZWI5LTAyN2M2YWMwYTJkYiIsIlJhbmdlTGVuZ3RoIjoxMiwiUmVmZXJlbmNlSWQiOiI0NjdhZWM3NS1mMjNkLTQ0NzQtODAyMi04ZjQ0ZTllYjY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hcnMiLCJMYXN0TmFtZSI6IlZvZ2VsIiwiUHJvdGVjdGVkIjpmYWxzZSwiU2V4IjoyLCJDcmVhdGVkQnkiOiJfQ2hyc3QiLCJDcmVhdGVkT24iOiIyMDIxLTEwLTAxVDEzOjQyOjUyIiwiTW9kaWZpZWRCeSI6Il9DaHJzdCIsIklkIjoiYjFjNDQwNDEtYWYyMi00Y2ZkLWE0YWEtY2I3Y2NmOTYwMDAyIiwiTW9kaWZpZWRPbiI6IjIwMjEtMTAtMDFUMTM6NDI6NTIiLCJQcm9qZWN0Ijp7IiRpZCI6IjgiLCIkdHlwZSI6IlN3aXNzQWNhZGVtaWMuQ2l0YXZpLlByb2plY3QsIFN3aXNzQWNhZGVtaWMuQ2l0YXZpIn19XSwiQmliVGVYS2V5IjoiVm9nZWwuMjAyMyI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}</w:instrText>
          </w:r>
          <w:r w:rsidR="002472CC">
            <w:rPr>
              <w:rFonts w:eastAsia="Lora" w:cs="Lora"/>
            </w:rPr>
            <w:fldChar w:fldCharType="separate"/>
          </w:r>
          <w:r w:rsidR="002472CC">
            <w:rPr>
              <w:rFonts w:eastAsia="Lora" w:cs="Lora"/>
            </w:rPr>
            <w:t>(Vogel 2023)</w:t>
          </w:r>
          <w:r w:rsidR="002472CC">
            <w:rPr>
              <w:rFonts w:eastAsia="Lora" w:cs="Lora"/>
            </w:rPr>
            <w:fldChar w:fldCharType="end"/>
          </w:r>
        </w:sdtContent>
      </w:sdt>
      <w:r w:rsidR="00463264">
        <w:rPr>
          <w:rFonts w:eastAsia="Lora" w:cs="Lora"/>
        </w:rPr>
        <w:t>.</w:t>
      </w:r>
    </w:p>
    <w:p w14:paraId="78A2C7B1" w14:textId="3BDCD9F3" w:rsidR="00F01676" w:rsidRDefault="000E5BC1">
      <w:pPr>
        <w:rPr>
          <w:rFonts w:eastAsia="Lora" w:cs="Lora"/>
        </w:rPr>
      </w:pPr>
      <w:r>
        <w:rPr>
          <w:rFonts w:eastAsia="Lora" w:cs="Lora"/>
        </w:rPr>
        <w:t xml:space="preserve">Wir knüpfen dabei an aufschlussreiche Studien an, die verschiedene Aspekte deskriptiver Repräsentation in der Bundesrepublik </w:t>
      </w:r>
      <w:r w:rsidR="00301120">
        <w:rPr>
          <w:rFonts w:eastAsia="Lora" w:cs="Lora"/>
        </w:rPr>
        <w:t xml:space="preserve">und darüber hinaus </w:t>
      </w:r>
      <w:r>
        <w:rPr>
          <w:rFonts w:eastAsia="Lora" w:cs="Lora"/>
        </w:rPr>
        <w:t>untersucht haben</w:t>
      </w:r>
      <w:r w:rsidR="006704B8">
        <w:rPr>
          <w:rFonts w:eastAsia="Lora" w:cs="Lora"/>
        </w:rPr>
        <w:t xml:space="preserve"> </w:t>
      </w:r>
      <w:sdt>
        <w:sdtPr>
          <w:rPr>
            <w:rFonts w:eastAsia="Lora" w:cs="Lora"/>
          </w:rPr>
          <w:alias w:val="To edit, see citavi.com/edit"/>
          <w:tag w:val="CitaviPlaceholder#cf14e99c-83dc-4647-a8fd-f9caa605a793"/>
          <w:id w:val="-1718346120"/>
          <w:placeholder>
            <w:docPart w:val="DefaultPlaceholder_-1854013440"/>
          </w:placeholder>
        </w:sdtPr>
        <w:sdtContent>
          <w:r w:rsidR="006704B8">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OTMyYmJjLWI2MmQtNDZiYy04MjhkLTUxZWM2NDA4MjZlOSIsIlJhbmdlTGVuZ3RoIjoxNywiUmVmZXJlbmNlSWQiOiIzOTk1YzcwZS0zYzY4LTQ1YWYtYmE3MS00YTFmYjVlOWQ4N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5My9wYS9nc3YwM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kzL3BhL2dzdjAyMSIsIlVyaVN0cmluZyI6Imh0dHBzOi8vZG9pLm9yZy8xMC4xMDkzL3BhL2dzdjAy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x1a2FzIiwiTGFzdE5hbWUiOiJIYWZmZXJ0IiwiUHJvdGVjdGVkIjpmYWxzZSwiU2V4IjoyLCJDcmVhdGVkQnkiOiJfQ2hyc3QiLCJDcmVhdGVkT24iOiIyMDIxLTExLTA0VDEyOjQ4OjA5IiwiTW9kaWZpZWRCeSI6Il9DaHJzdCIsIklkIjoiOGI1NGM5ZmUtMjU0Yi00ZTQ2LTg0ZDgtMDE2MjYzMGVjN2EwIiwiTW9kaWZpZWRPbiI6IjIwMjEtMTEtMDRUMTI6NDg6MDkiLCJQcm9qZWN0Ijp7IiRyZWYiOiI4In19XSwiQmliVGVYS2V5IjoiSGFmZmVydC4yMDIx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MS4xMC4yMDIxIiwiRWRpdG9ycyI6W10sIkV2YWx1YXRpb25Db21wbGV4aXR5IjowLCJFdmFsdWF0aW9uU291cmNlVGV4dEZvcm1hdCI6MCwiR3JvdXBzIjpbXSwiSGFzTGFiZWwxIjpmYWxzZSwiSGFzTGFiZWwyIjpmYWxzZSwiS2V5d29yZHMiOltd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aHR0cHM6Ly9yZWdpZXJ1bmdzZm9yc2NodW5nLmRlL2Rlci1nZXJpbmdlLWFudGVpbC1vc3RkZXV0c2NoZXItaW4tZGVuLWVsaXRlbi1laW4tdmVya2FubnRlcy1wcm9ibGVtLyIsIlVyaVN0cmluZyI6Imh0dHBzOi8vcmVnaWVydW5nc2ZvcnNjaHVuZy5kZS9kZXItZ2VyaW5nZS1hbnRlaWwtb3N0ZGV1dHNjaGVyLWluLWRlbi1lbGl0ZW4tZWluLXZlcmthbm50ZXMtcHJvYmxlbS8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}</w:instrText>
          </w:r>
          <w:r w:rsidR="006704B8">
            <w:rPr>
              <w:rFonts w:eastAsia="Lora" w:cs="Lora"/>
            </w:rPr>
            <w:fldChar w:fldCharType="separate"/>
          </w:r>
          <w:r w:rsidR="00E517D4">
            <w:rPr>
              <w:rFonts w:eastAsia="Lora" w:cs="Lora"/>
            </w:rPr>
            <w:t xml:space="preserve">(Eder et al. </w:t>
          </w:r>
          <w:r w:rsidR="00E517D4">
            <w:rPr>
              <w:rFonts w:eastAsia="Lora" w:cs="Lora"/>
            </w:rPr>
            <w:lastRenderedPageBreak/>
            <w:t>2016; Haffert 2021; Vogel 2020)</w:t>
          </w:r>
          <w:r w:rsidR="006704B8">
            <w:rPr>
              <w:rFonts w:eastAsia="Lora" w:cs="Lora"/>
            </w:rPr>
            <w:fldChar w:fldCharType="end"/>
          </w:r>
        </w:sdtContent>
      </w:sdt>
      <w:r>
        <w:rPr>
          <w:rFonts w:eastAsia="Lora" w:cs="Lora"/>
        </w:rPr>
        <w:t>. Unser</w:t>
      </w:r>
      <w:r w:rsidR="00EF1723">
        <w:rPr>
          <w:rFonts w:eastAsia="Lora" w:cs="Lora"/>
        </w:rPr>
        <w:t xml:space="preserve"> neuer</w:t>
      </w:r>
      <w:r>
        <w:rPr>
          <w:rFonts w:eastAsia="Lora" w:cs="Lora"/>
        </w:rPr>
        <w:t xml:space="preserve"> Beitrag liegt darin, dass wir deskriptive Repräsentation kohärent über die verschiedenen Stufen</w:t>
      </w:r>
      <w:r w:rsidR="00162B00">
        <w:rPr>
          <w:rFonts w:eastAsia="Lora" w:cs="Lora"/>
        </w:rPr>
        <w:t xml:space="preserve"> politischer Karrieren beleuchten –</w:t>
      </w:r>
      <w:r>
        <w:rPr>
          <w:rFonts w:eastAsia="Lora" w:cs="Lora"/>
        </w:rPr>
        <w:t xml:space="preserve"> von </w:t>
      </w:r>
      <w:r w:rsidR="00162B00">
        <w:rPr>
          <w:rFonts w:eastAsia="Lora" w:cs="Lora"/>
        </w:rPr>
        <w:t>Abgeordnetenm</w:t>
      </w:r>
      <w:r>
        <w:rPr>
          <w:rFonts w:eastAsia="Lora" w:cs="Lora"/>
        </w:rPr>
        <w:t xml:space="preserve">andaten, </w:t>
      </w:r>
      <w:r w:rsidR="00162B00">
        <w:rPr>
          <w:rFonts w:eastAsia="Lora" w:cs="Lora"/>
        </w:rPr>
        <w:t xml:space="preserve">über </w:t>
      </w:r>
      <w:r>
        <w:rPr>
          <w:rFonts w:eastAsia="Lora" w:cs="Lora"/>
        </w:rPr>
        <w:t xml:space="preserve">Ämter in Fraktion und Parlament </w:t>
      </w:r>
      <w:r w:rsidR="00162B00">
        <w:rPr>
          <w:rFonts w:eastAsia="Lora" w:cs="Lora"/>
        </w:rPr>
        <w:t>bis zu</w:t>
      </w:r>
      <w:r>
        <w:rPr>
          <w:rFonts w:eastAsia="Lora" w:cs="Lora"/>
        </w:rPr>
        <w:t xml:space="preserve"> </w:t>
      </w:r>
      <w:r w:rsidR="00162B00">
        <w:rPr>
          <w:rFonts w:eastAsia="Lora" w:cs="Lora"/>
        </w:rPr>
        <w:t>Kabinettsp</w:t>
      </w:r>
      <w:r>
        <w:rPr>
          <w:rFonts w:eastAsia="Lora" w:cs="Lora"/>
        </w:rPr>
        <w:t xml:space="preserve">osten. </w:t>
      </w:r>
    </w:p>
    <w:p w14:paraId="6BDD045F" w14:textId="3F55A1C4" w:rsidR="00EF1723" w:rsidRDefault="000E5BC1">
      <w:pPr>
        <w:rPr>
          <w:rFonts w:eastAsia="Lora" w:cs="Lora"/>
        </w:rPr>
      </w:pPr>
      <w:r>
        <w:rPr>
          <w:rFonts w:eastAsia="Lora" w:cs="Lora"/>
        </w:rPr>
        <w:t>Unsere Ergebnisse bestätigen zunächst den bekannten Befund der schwachen Vertretung von Frauen in den Parlamenten</w:t>
      </w:r>
      <w:r w:rsidR="00EF1723">
        <w:rPr>
          <w:rFonts w:eastAsia="Lora" w:cs="Lora"/>
        </w:rPr>
        <w:t xml:space="preserve">, auch wenn die Werte seit 1990 </w:t>
      </w:r>
      <w:r w:rsidR="00304724">
        <w:rPr>
          <w:rFonts w:eastAsia="Lora" w:cs="Lora"/>
        </w:rPr>
        <w:t>gestiegen sind</w:t>
      </w:r>
      <w:r w:rsidR="00EF1723">
        <w:rPr>
          <w:rFonts w:eastAsia="Lora" w:cs="Lora"/>
        </w:rPr>
        <w:t xml:space="preserve">. </w:t>
      </w:r>
      <w:r>
        <w:rPr>
          <w:rFonts w:eastAsia="Lora" w:cs="Lora"/>
        </w:rPr>
        <w:t xml:space="preserve">Neben einer Stagnation des Frauenanteils </w:t>
      </w:r>
      <w:r w:rsidR="00533329">
        <w:rPr>
          <w:rFonts w:eastAsia="Lora" w:cs="Lora"/>
        </w:rPr>
        <w:t xml:space="preserve">unter </w:t>
      </w:r>
      <w:r>
        <w:rPr>
          <w:rFonts w:eastAsia="Lora" w:cs="Lora"/>
        </w:rPr>
        <w:t xml:space="preserve">den Abgeordneten seit </w:t>
      </w:r>
      <w:r w:rsidR="00EF1723">
        <w:rPr>
          <w:rFonts w:eastAsia="Lora" w:cs="Lora"/>
        </w:rPr>
        <w:t>den 2000er Jahre</w:t>
      </w:r>
      <w:r w:rsidR="00C6520C">
        <w:rPr>
          <w:rFonts w:eastAsia="Lora" w:cs="Lora"/>
        </w:rPr>
        <w:t>n bei etwa</w:t>
      </w:r>
      <w:r w:rsidR="00304724">
        <w:rPr>
          <w:rFonts w:eastAsia="Lora" w:cs="Lora"/>
        </w:rPr>
        <w:t xml:space="preserve"> einem Drittel</w:t>
      </w:r>
      <w:r>
        <w:rPr>
          <w:rFonts w:eastAsia="Lora" w:cs="Lora"/>
        </w:rPr>
        <w:t xml:space="preserve"> zeigen sich </w:t>
      </w:r>
      <w:r w:rsidR="00EF1723">
        <w:rPr>
          <w:rFonts w:eastAsia="Lora" w:cs="Lora"/>
        </w:rPr>
        <w:t xml:space="preserve">deutliche </w:t>
      </w:r>
      <w:r>
        <w:rPr>
          <w:rFonts w:eastAsia="Lora" w:cs="Lora"/>
        </w:rPr>
        <w:t xml:space="preserve">parteispezifische und regionale Unterschiede. </w:t>
      </w:r>
      <w:r w:rsidR="00BC03A3">
        <w:rPr>
          <w:rFonts w:eastAsia="Lora" w:cs="Lora"/>
        </w:rPr>
        <w:t>Die Daten zeigen</w:t>
      </w:r>
      <w:r w:rsidR="0060136B">
        <w:rPr>
          <w:rFonts w:eastAsia="Lora" w:cs="Lora"/>
        </w:rPr>
        <w:t xml:space="preserve"> zudem</w:t>
      </w:r>
      <w:r w:rsidR="00BC03A3">
        <w:rPr>
          <w:rFonts w:eastAsia="Lora" w:cs="Lora"/>
        </w:rPr>
        <w:t xml:space="preserve">, dass das Durchschnittsalter in den Parlamenten stetig ansteigt und aktuell bei über 50 Jahren liegt. In den 1990er Jahren waren </w:t>
      </w:r>
      <w:r w:rsidR="0060136B">
        <w:rPr>
          <w:rFonts w:eastAsia="Lora" w:cs="Lora"/>
        </w:rPr>
        <w:t xml:space="preserve">insbesondere </w:t>
      </w:r>
      <w:r w:rsidR="00BC03A3">
        <w:rPr>
          <w:rFonts w:eastAsia="Lora" w:cs="Lora"/>
        </w:rPr>
        <w:t>Parlamentarier der Grünen und von DIE LINKE (bzw. PDS) durchschnittlich noch deutlich jünger.</w:t>
      </w:r>
      <w:r w:rsidR="0060136B">
        <w:rPr>
          <w:rFonts w:eastAsia="Lora" w:cs="Lora"/>
        </w:rPr>
        <w:t xml:space="preserve"> </w:t>
      </w:r>
      <w:r w:rsidR="00542326">
        <w:rPr>
          <w:rFonts w:eastAsia="Lora" w:cs="Lora"/>
        </w:rPr>
        <w:t xml:space="preserve">Die für andere Sektoren wie Wissenschaft und Wirtschaft </w:t>
      </w:r>
      <w:proofErr w:type="spellStart"/>
      <w:r w:rsidR="00542326">
        <w:rPr>
          <w:rFonts w:eastAsia="Lora" w:cs="Lora"/>
        </w:rPr>
        <w:t>festegestellte</w:t>
      </w:r>
      <w:proofErr w:type="spellEnd"/>
      <w:r w:rsidR="00542326">
        <w:rPr>
          <w:rFonts w:eastAsia="Lora" w:cs="Lora"/>
        </w:rPr>
        <w:t xml:space="preserve"> eklatante Unterrepräsentation Ostdeutscher </w:t>
      </w:r>
      <w:proofErr w:type="spellStart"/>
      <w:r w:rsidR="00542326">
        <w:rPr>
          <w:rFonts w:eastAsia="Lora" w:cs="Lora"/>
        </w:rPr>
        <w:t>under</w:t>
      </w:r>
      <w:proofErr w:type="spellEnd"/>
      <w:r w:rsidR="00542326">
        <w:rPr>
          <w:rFonts w:eastAsia="Lora" w:cs="Lora"/>
        </w:rPr>
        <w:t xml:space="preserve"> der Elite findet sich für die Landesparlamente und Regierungen in abgeschwächter Form. Mehrheitlich wurden die politischen Eliten in den neuen Ländern auch auf dem Gebiet der ehemaligen DDR geboren.</w:t>
      </w:r>
    </w:p>
    <w:p w14:paraId="6113CE69" w14:textId="71CFD82E" w:rsidR="00F01676" w:rsidRDefault="000E5BC1">
      <w:pPr>
        <w:rPr>
          <w:rFonts w:eastAsia="Lora" w:cs="Lora"/>
        </w:rPr>
      </w:pPr>
      <w:r>
        <w:rPr>
          <w:rFonts w:eastAsia="Lora" w:cs="Lora"/>
        </w:rPr>
        <w:t xml:space="preserve">Im folgenden Abschnitt arbeiten wir zunächst genauer </w:t>
      </w:r>
      <w:r w:rsidR="000816F5">
        <w:rPr>
          <w:rFonts w:eastAsia="Lora" w:cs="Lora"/>
        </w:rPr>
        <w:t xml:space="preserve">das </w:t>
      </w:r>
      <w:r>
        <w:rPr>
          <w:rFonts w:eastAsia="Lora" w:cs="Lora"/>
        </w:rPr>
        <w:t xml:space="preserve">Konzept und </w:t>
      </w:r>
      <w:r w:rsidR="000816F5">
        <w:rPr>
          <w:rFonts w:eastAsia="Lora" w:cs="Lora"/>
        </w:rPr>
        <w:t xml:space="preserve">die </w:t>
      </w:r>
      <w:r>
        <w:rPr>
          <w:rFonts w:eastAsia="Lora" w:cs="Lora"/>
        </w:rPr>
        <w:t xml:space="preserve">Bedeutung deskriptiver Repräsentation heraus. Anschließend stellen wir dar, wie unser neuer Datensatz wichtige Dimensionen deskriptiver Repräsentation in der Bundesrepublik aufhellt. Im empirischen Teil widmen wir uns diesen einzelnen Dimensionen: Wir beleuchten die deskriptive Repräsentation entlang von </w:t>
      </w:r>
      <w:r w:rsidR="00965086">
        <w:rPr>
          <w:rFonts w:eastAsia="Lora" w:cs="Lora"/>
        </w:rPr>
        <w:t>Gender</w:t>
      </w:r>
      <w:r>
        <w:rPr>
          <w:rFonts w:eastAsia="Lora" w:cs="Lora"/>
        </w:rPr>
        <w:t xml:space="preserve">, Alter und Herkunft unter </w:t>
      </w:r>
      <w:proofErr w:type="spellStart"/>
      <w:r>
        <w:rPr>
          <w:rFonts w:eastAsia="Lora" w:cs="Lora"/>
        </w:rPr>
        <w:t>Mandatsträger</w:t>
      </w:r>
      <w:r w:rsidR="00304724">
        <w:rPr>
          <w:rFonts w:eastAsia="Lora" w:cs="Lora"/>
        </w:rPr>
        <w:t>:innen</w:t>
      </w:r>
      <w:proofErr w:type="spellEnd"/>
      <w:r>
        <w:rPr>
          <w:rFonts w:eastAsia="Lora" w:cs="Lora"/>
        </w:rPr>
        <w:t xml:space="preserve"> in Fraktion und Regierung.</w:t>
      </w:r>
    </w:p>
    <w:p w14:paraId="4614981E" w14:textId="77777777" w:rsidR="002C06FC" w:rsidRDefault="002C06FC">
      <w:pPr>
        <w:rPr>
          <w:rFonts w:eastAsia="Lora" w:cs="Lora"/>
        </w:rPr>
      </w:pPr>
    </w:p>
    <w:p w14:paraId="2F77AF07" w14:textId="77777777" w:rsidR="00F01676" w:rsidRDefault="000E5BC1" w:rsidP="00C77C8F">
      <w:pPr>
        <w:pStyle w:val="berschrift2"/>
      </w:pPr>
      <w:commentRangeStart w:id="1"/>
      <w:r>
        <w:t>Die Relevanz deskriptiver Repräsentation</w:t>
      </w:r>
      <w:commentRangeEnd w:id="1"/>
      <w:r w:rsidR="00CD3FC3">
        <w:rPr>
          <w:rStyle w:val="Kommentarzeichen"/>
          <w:b w:val="0"/>
          <w:color w:val="auto"/>
        </w:rPr>
        <w:commentReference w:id="1"/>
      </w:r>
    </w:p>
    <w:p w14:paraId="4A3B38B0" w14:textId="743D1F9D" w:rsidR="002214C4" w:rsidRDefault="000E5BC1" w:rsidP="00F351EF">
      <w:pPr>
        <w:rPr>
          <w:rFonts w:eastAsia="Lora" w:cs="Lora"/>
        </w:rPr>
      </w:pPr>
      <w:r>
        <w:rPr>
          <w:rFonts w:eastAsia="Lora" w:cs="Lora"/>
        </w:rPr>
        <w:t xml:space="preserve">Deskriptive Repräsentation thematisiert, wie gut die Bevölkerung von den Abgeordneten </w:t>
      </w:r>
      <w:r w:rsidR="00F03DB4">
        <w:rPr>
          <w:rFonts w:eastAsia="Lora" w:cs="Lora"/>
        </w:rPr>
        <w:t xml:space="preserve">mit Blick auf relevante Merkmale </w:t>
      </w:r>
      <w:r>
        <w:rPr>
          <w:rFonts w:eastAsia="Lora" w:cs="Lora"/>
        </w:rPr>
        <w:t xml:space="preserve">im Parlament widergespiegelt </w:t>
      </w:r>
      <w:r w:rsidR="00F03DB4">
        <w:rPr>
          <w:rFonts w:eastAsia="Lora" w:cs="Lora"/>
        </w:rPr>
        <w:t>wird</w:t>
      </w:r>
      <w:r>
        <w:rPr>
          <w:rFonts w:eastAsia="Lora" w:cs="Lora"/>
        </w:rPr>
        <w:t>. Diese „</w:t>
      </w:r>
      <w:proofErr w:type="spellStart"/>
      <w:r>
        <w:rPr>
          <w:rFonts w:eastAsia="Lora" w:cs="Lora"/>
        </w:rPr>
        <w:t>mirror</w:t>
      </w:r>
      <w:proofErr w:type="spellEnd"/>
      <w:r>
        <w:rPr>
          <w:rFonts w:eastAsia="Lora" w:cs="Lora"/>
        </w:rPr>
        <w:t xml:space="preserve"> </w:t>
      </w:r>
      <w:proofErr w:type="spellStart"/>
      <w:r>
        <w:rPr>
          <w:rFonts w:eastAsia="Lora" w:cs="Lora"/>
        </w:rPr>
        <w:t>representation</w:t>
      </w:r>
      <w:proofErr w:type="spellEnd"/>
      <w:r>
        <w:rPr>
          <w:rFonts w:eastAsia="Lora" w:cs="Lora"/>
        </w:rPr>
        <w:t xml:space="preserve">“ </w:t>
      </w:r>
      <w:sdt>
        <w:sdtPr>
          <w:rPr>
            <w:rFonts w:eastAsia="Lora" w:cs="Lora"/>
          </w:rPr>
          <w:alias w:val="To edit, see citavi.com/edit"/>
          <w:tag w:val="CitaviPlaceholder#df3f8cb4-fbc8-4305-a496-f76bdddfbff4"/>
          <w:id w:val="1137994767"/>
          <w:placeholder>
            <w:docPart w:val="DefaultPlaceholder_-1854013440"/>
          </w:placeholder>
        </w:sdtPr>
        <w:sdtContent>
          <w:r w:rsidR="0060136B">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MzY0YjMzLTlmNmQtNGQ3Mi1hY2E2LTcyMjAwYTkyMDk2YSIsIlJhbmdlTGVuZ3RoIjoyMCwiUmVmZXJlbmNlSWQiOiI1YWYxODlmYi0zNTJkLTQxOTQtOTY2Mi0yNWQxZDNmNzNi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EiLCJTdGFydFBhZ2UiOnsiJGlkIjoiNSIsIiR0eXBlIjoiU3dpc3NBY2FkZW1pYy5QYWdlTnVtYmVyLCBTd2lzc0FjYWRlbWljIiwiSXNGdWxseU51bWVyaWMiOnRydWUsIk51bWJlciI6NjEsIk51bWJlcmluZ1R5cGUiOjAsIk51bWVyYWxTeXN0ZW0iOjAsIk9yaWdpbmFsU3RyaW5nIjoiNjEiLCJQcmV0dHlTdHJpbmciOiI2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}</w:instrText>
          </w:r>
          <w:r w:rsidR="0060136B">
            <w:rPr>
              <w:rFonts w:eastAsia="Lora" w:cs="Lora"/>
            </w:rPr>
            <w:fldChar w:fldCharType="separate"/>
          </w:r>
          <w:r w:rsidR="00E517D4">
            <w:rPr>
              <w:rFonts w:eastAsia="Lora" w:cs="Lora"/>
            </w:rPr>
            <w:t>(Pitkin 1967, S. 61)</w:t>
          </w:r>
          <w:r w:rsidR="0060136B">
            <w:rPr>
              <w:rFonts w:eastAsia="Lora" w:cs="Lora"/>
            </w:rPr>
            <w:fldChar w:fldCharType="end"/>
          </w:r>
        </w:sdtContent>
      </w:sdt>
      <w:r w:rsidR="0060136B">
        <w:rPr>
          <w:rFonts w:eastAsia="Lora" w:cs="Lora"/>
        </w:rPr>
        <w:t xml:space="preserve"> </w:t>
      </w:r>
      <w:r>
        <w:rPr>
          <w:rFonts w:eastAsia="Lora" w:cs="Lora"/>
        </w:rPr>
        <w:t>umfasst askriptive Merkmale</w:t>
      </w:r>
      <w:r w:rsidR="007F2F9A">
        <w:rPr>
          <w:rFonts w:eastAsia="Lora" w:cs="Lora"/>
        </w:rPr>
        <w:t xml:space="preserve"> von Personen wie auch </w:t>
      </w:r>
      <w:r w:rsidR="00441AE8">
        <w:rPr>
          <w:rFonts w:eastAsia="Lora" w:cs="Lora"/>
        </w:rPr>
        <w:t xml:space="preserve">geteilten Erfahrungen, die beispielsweise </w:t>
      </w:r>
      <w:r w:rsidR="009B4D4F">
        <w:rPr>
          <w:rFonts w:eastAsia="Lora" w:cs="Lora"/>
        </w:rPr>
        <w:t>dem Beruf oder ihrer Herkunft hervorgehen</w:t>
      </w:r>
      <w:r>
        <w:rPr>
          <w:rFonts w:eastAsia="Lora" w:cs="Lora"/>
        </w:rPr>
        <w:t xml:space="preserve">. Repräsentation </w:t>
      </w:r>
      <w:r w:rsidR="00276A82">
        <w:rPr>
          <w:rFonts w:eastAsia="Lora" w:cs="Lora"/>
        </w:rPr>
        <w:t xml:space="preserve">gilt </w:t>
      </w:r>
      <w:r>
        <w:rPr>
          <w:rFonts w:eastAsia="Lora" w:cs="Lora"/>
        </w:rPr>
        <w:t>dabei nicht als ein Wert an sich.</w:t>
      </w:r>
      <w:r w:rsidR="0019169C">
        <w:rPr>
          <w:rFonts w:eastAsia="Lora" w:cs="Lora"/>
        </w:rPr>
        <w:t xml:space="preserve"> </w:t>
      </w:r>
      <w:r w:rsidR="00AF631C">
        <w:rPr>
          <w:rFonts w:eastAsia="Lora" w:cs="Lora"/>
        </w:rPr>
        <w:t xml:space="preserve">Denken wir </w:t>
      </w:r>
      <w:r w:rsidR="00276A82">
        <w:rPr>
          <w:rFonts w:eastAsia="Lora" w:cs="Lora"/>
        </w:rPr>
        <w:t>Parlamente als repräsentative Stichproben der Bevölkerung</w:t>
      </w:r>
      <w:r w:rsidR="002214C4">
        <w:rPr>
          <w:rFonts w:eastAsia="Lora" w:cs="Lora"/>
        </w:rPr>
        <w:t>, so Pitkin</w:t>
      </w:r>
      <w:r w:rsidR="007D6DBE">
        <w:rPr>
          <w:rFonts w:eastAsia="Lora" w:cs="Lora"/>
        </w:rPr>
        <w:t xml:space="preserve"> </w:t>
      </w:r>
      <w:sdt>
        <w:sdtPr>
          <w:rPr>
            <w:rFonts w:eastAsia="Lora" w:cs="Lora"/>
          </w:rPr>
          <w:alias w:val="To edit, see citavi.com/edit"/>
          <w:tag w:val="CitaviPlaceholder#8c949f75-f497-4f6b-ab54-1bd0ce84593e"/>
          <w:id w:val="838889697"/>
          <w:placeholder>
            <w:docPart w:val="DefaultPlaceholder_-1854013440"/>
          </w:placeholder>
        </w:sdtPr>
        <w:sdtContent>
          <w:r w:rsidR="007D6DBE">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ZjI3MjMyLTkyMjEtNDQwOC1iM2RlLTk5YTFmMzc2ZjQ2MiIsIlJhbmdlTGVuZ3RoIjoxNCwiUmVmZXJlbmNlSWQiOiI1YWYxODlmYi0zNTJkLTQxOTQtOTY2Mi0yNWQxZDNmNzNi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I2IiwiU3RhcnRQYWdlIjp7IiRpZCI6IjUiLCIkdHlwZSI6IlN3aXNzQWNhZGVtaWMuUGFnZU51bWJlciwgU3dpc3NBY2FkZW1pYyIsIklzRnVsbHlOdW1lcmljIjp0cnVlLCJOdW1iZXIiOjIyNiwiTnVtYmVyaW5nVHlwZSI6MCwiTnVtZXJhbFN5c3RlbSI6MCwiT3JpZ2luYWxTdHJpbmciOiIyMjYiLCJQcmV0dHlTdHJpbmciOiIyMj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}</w:instrText>
          </w:r>
          <w:r w:rsidR="007D6DBE">
            <w:rPr>
              <w:rFonts w:eastAsia="Lora" w:cs="Lora"/>
            </w:rPr>
            <w:fldChar w:fldCharType="separate"/>
          </w:r>
          <w:r w:rsidR="00E517D4">
            <w:rPr>
              <w:rFonts w:eastAsia="Lora" w:cs="Lora"/>
            </w:rPr>
            <w:t>(1967, S. 226)</w:t>
          </w:r>
          <w:r w:rsidR="007D6DBE">
            <w:rPr>
              <w:rFonts w:eastAsia="Lora" w:cs="Lora"/>
            </w:rPr>
            <w:fldChar w:fldCharType="end"/>
          </w:r>
        </w:sdtContent>
      </w:sdt>
      <w:r w:rsidR="002214C4">
        <w:rPr>
          <w:rFonts w:eastAsia="Lora" w:cs="Lora"/>
        </w:rPr>
        <w:t xml:space="preserve"> in einer frühen Kritik,</w:t>
      </w:r>
      <w:r w:rsidR="00276A82">
        <w:rPr>
          <w:rFonts w:eastAsia="Lora" w:cs="Lora"/>
        </w:rPr>
        <w:t xml:space="preserve"> </w:t>
      </w:r>
      <w:r w:rsidR="00AF631C">
        <w:rPr>
          <w:rFonts w:eastAsia="Lora" w:cs="Lora"/>
        </w:rPr>
        <w:t xml:space="preserve">würden wir von der wichtigeren Frage abgelenkt, was diese Parlamente </w:t>
      </w:r>
      <w:r w:rsidR="002214C4">
        <w:rPr>
          <w:rFonts w:eastAsia="Lora" w:cs="Lora"/>
        </w:rPr>
        <w:t>eigentlich täten</w:t>
      </w:r>
      <w:r w:rsidR="00AF631C">
        <w:rPr>
          <w:rFonts w:eastAsia="Lora" w:cs="Lora"/>
        </w:rPr>
        <w:t xml:space="preserve">. </w:t>
      </w:r>
      <w:r>
        <w:rPr>
          <w:rFonts w:eastAsia="Lora" w:cs="Lora"/>
        </w:rPr>
        <w:t xml:space="preserve">Vielmehr soll deskriptive Repräsentation dazu beitragen, </w:t>
      </w:r>
      <w:r w:rsidR="00EF1723">
        <w:rPr>
          <w:rFonts w:eastAsia="Lora" w:cs="Lora"/>
        </w:rPr>
        <w:t xml:space="preserve">relevante </w:t>
      </w:r>
      <w:r w:rsidR="009A4C0B">
        <w:rPr>
          <w:rFonts w:eastAsia="Lora" w:cs="Lora"/>
        </w:rPr>
        <w:t xml:space="preserve">demokratische </w:t>
      </w:r>
      <w:r w:rsidR="00EF1723">
        <w:rPr>
          <w:rFonts w:eastAsia="Lora" w:cs="Lora"/>
        </w:rPr>
        <w:t>Repräsentationsz</w:t>
      </w:r>
      <w:r>
        <w:rPr>
          <w:rFonts w:eastAsia="Lora" w:cs="Lora"/>
        </w:rPr>
        <w:t xml:space="preserve">iele zu erreichen. </w:t>
      </w:r>
    </w:p>
    <w:p w14:paraId="29B028F9" w14:textId="3BB71B82" w:rsidR="00F351EF" w:rsidRDefault="000E5BC1" w:rsidP="00F351EF">
      <w:pPr>
        <w:rPr>
          <w:rFonts w:eastAsia="Lora" w:cs="Lora"/>
        </w:rPr>
      </w:pPr>
      <w:r>
        <w:rPr>
          <w:rFonts w:eastAsia="Lora" w:cs="Lora"/>
        </w:rPr>
        <w:t xml:space="preserve">So </w:t>
      </w:r>
      <w:r w:rsidRPr="00301120">
        <w:rPr>
          <w:rFonts w:eastAsia="Lora" w:cs="Lora"/>
        </w:rPr>
        <w:t xml:space="preserve">wird deskriptive Repräsentation </w:t>
      </w:r>
      <w:r w:rsidR="0019169C" w:rsidRPr="00301120">
        <w:rPr>
          <w:rFonts w:eastAsia="Lora" w:cs="Lora"/>
        </w:rPr>
        <w:t xml:space="preserve">insbesondere als Voraussetzung </w:t>
      </w:r>
      <w:r w:rsidRPr="00301120">
        <w:rPr>
          <w:rFonts w:eastAsia="Lora" w:cs="Lora"/>
        </w:rPr>
        <w:t xml:space="preserve">für </w:t>
      </w:r>
      <w:r w:rsidR="009A4C0B">
        <w:rPr>
          <w:rFonts w:eastAsia="Lora" w:cs="Lora"/>
        </w:rPr>
        <w:t xml:space="preserve">eine adäquate </w:t>
      </w:r>
      <w:r w:rsidR="009A4C0B" w:rsidRPr="00301120">
        <w:rPr>
          <w:rFonts w:eastAsia="Lora" w:cs="Lora"/>
        </w:rPr>
        <w:t xml:space="preserve"> </w:t>
      </w:r>
      <w:r w:rsidRPr="00301120">
        <w:rPr>
          <w:rFonts w:eastAsia="Lora" w:cs="Lora"/>
        </w:rPr>
        <w:t xml:space="preserve">substantielle Repräsentation </w:t>
      </w:r>
      <w:r w:rsidR="009A4C0B">
        <w:rPr>
          <w:rFonts w:eastAsia="Lora" w:cs="Lora"/>
        </w:rPr>
        <w:t xml:space="preserve">gesellschaftlicher Gruppen </w:t>
      </w:r>
      <w:r w:rsidRPr="00301120">
        <w:rPr>
          <w:rFonts w:eastAsia="Lora" w:cs="Lora"/>
        </w:rPr>
        <w:t xml:space="preserve">diskutiert. </w:t>
      </w:r>
      <w:r w:rsidR="0019169C" w:rsidRPr="00301120">
        <w:rPr>
          <w:rFonts w:eastAsia="Lora" w:cs="Lora"/>
        </w:rPr>
        <w:t>Philips</w:t>
      </w:r>
      <w:r w:rsidR="007D6DBE" w:rsidRPr="00301120">
        <w:rPr>
          <w:rFonts w:eastAsia="Lora" w:cs="Lora"/>
        </w:rPr>
        <w:t xml:space="preserve"> </w:t>
      </w:r>
      <w:sdt>
        <w:sdtPr>
          <w:rPr>
            <w:rFonts w:eastAsia="Lora" w:cs="Lora"/>
          </w:rPr>
          <w:alias w:val="To edit, see citavi.com/edit"/>
          <w:tag w:val="CitaviPlaceholder#c18886c0-45f2-49d7-8d13-f4746b96b6f6"/>
          <w:id w:val="-1473985717"/>
          <w:placeholder>
            <w:docPart w:val="DefaultPlaceholder_-1854013440"/>
          </w:placeholder>
        </w:sdtPr>
        <w:sdtContent>
          <w:r w:rsidR="007D6DBE" w:rsidRPr="00301120">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2JhZjAwLWVkMWItNDJhYy05MGIxLTViNGU4OTY2MzVmZSIsIlJhbmdlTGVuZ3RoIjoxMywiUmVmZXJlbmNlSWQiOiJlN2QyYmYxOC01MzJhLTQyZWMtOWE2NS1jMjYyM2I0NmQy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MiLCJTdGFydFBhZ2UiOnsiJGlkIjoiNSIsIiR0eXBlIjoiU3dpc3NBY2FkZW1pYy5QYWdlTnVtYmVyLCBTd2lzc0FjYWRlbWljIiwiSXNGdWxseU51bWVyaWMiOnRydWUsIk51bWJlciI6ODMsIk51bWJlcmluZ1R5cGUiOjAsIk51bWVyYWxTeXN0ZW0iOjAsIk9yaWdpbmFsU3RyaW5nIjoiODMiLCJQcmV0dHlTdHJpbmciOiI4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Tk5NSwgUy7CoDgzKSJ9XX0sIlRhZyI6IkNpdGF2aVBsYWNlaG9sZGVyI2MxODg4NmMwLTQ1ZjItNDlkNy04ZDEzLWY0NzQ2Yjk2YjZmNiIsIlRleHQiOiIoMTk5NSwgUy7CoDgzKSIsIldBSVZlcnNpb24iOiI2LjE0LjQuMCJ9}</w:instrText>
          </w:r>
          <w:r w:rsidR="007D6DBE" w:rsidRPr="00301120">
            <w:rPr>
              <w:rFonts w:eastAsia="Lora" w:cs="Lora"/>
            </w:rPr>
            <w:fldChar w:fldCharType="separate"/>
          </w:r>
          <w:r w:rsidR="00E517D4">
            <w:rPr>
              <w:rFonts w:eastAsia="Lora" w:cs="Lora"/>
            </w:rPr>
            <w:t>(1995, S. 83)</w:t>
          </w:r>
          <w:r w:rsidR="007D6DBE" w:rsidRPr="00301120">
            <w:rPr>
              <w:rFonts w:eastAsia="Lora" w:cs="Lora"/>
            </w:rPr>
            <w:fldChar w:fldCharType="end"/>
          </w:r>
        </w:sdtContent>
      </w:sdt>
      <w:r w:rsidR="007D6DBE" w:rsidRPr="00301120">
        <w:rPr>
          <w:rFonts w:eastAsia="Lora" w:cs="Lora"/>
        </w:rPr>
        <w:t xml:space="preserve"> </w:t>
      </w:r>
      <w:r w:rsidR="0019169C" w:rsidRPr="00301120">
        <w:rPr>
          <w:rFonts w:eastAsia="Lora" w:cs="Lora"/>
        </w:rPr>
        <w:t xml:space="preserve">argumentiert in </w:t>
      </w:r>
      <w:r w:rsidR="0019169C" w:rsidRPr="00301120">
        <w:rPr>
          <w:rFonts w:eastAsia="Lora" w:cs="Lora"/>
          <w:i/>
        </w:rPr>
        <w:t xml:space="preserve">The Politics </w:t>
      </w:r>
      <w:proofErr w:type="spellStart"/>
      <w:r w:rsidR="0019169C" w:rsidRPr="00301120">
        <w:rPr>
          <w:rFonts w:eastAsia="Lora" w:cs="Lora"/>
          <w:i/>
        </w:rPr>
        <w:t>of</w:t>
      </w:r>
      <w:proofErr w:type="spellEnd"/>
      <w:r w:rsidR="0019169C" w:rsidRPr="00301120">
        <w:rPr>
          <w:rFonts w:eastAsia="Lora" w:cs="Lora"/>
          <w:i/>
        </w:rPr>
        <w:t xml:space="preserve"> Presence</w:t>
      </w:r>
      <w:r w:rsidR="0019169C" w:rsidRPr="00301120">
        <w:rPr>
          <w:rFonts w:eastAsia="Lora" w:cs="Lora"/>
        </w:rPr>
        <w:t>, dass</w:t>
      </w:r>
      <w:r w:rsidR="00F351EF" w:rsidRPr="00301120">
        <w:rPr>
          <w:rFonts w:eastAsia="Lora" w:cs="Lora"/>
        </w:rPr>
        <w:t xml:space="preserve"> die Fähigkeit</w:t>
      </w:r>
      <w:r w:rsidR="00784782">
        <w:rPr>
          <w:rFonts w:eastAsia="Lora" w:cs="Lora"/>
        </w:rPr>
        <w:t>,</w:t>
      </w:r>
      <w:r w:rsidR="00F351EF" w:rsidRPr="00301120">
        <w:rPr>
          <w:rFonts w:eastAsia="Lora" w:cs="Lora"/>
        </w:rPr>
        <w:t xml:space="preserve"> Interessen zu versteh</w:t>
      </w:r>
      <w:r w:rsidR="00F351EF">
        <w:rPr>
          <w:rFonts w:eastAsia="Lora" w:cs="Lora"/>
        </w:rPr>
        <w:t xml:space="preserve">en und zu artikulieren oft eng mit den </w:t>
      </w:r>
      <w:r w:rsidR="00AF631C">
        <w:rPr>
          <w:rFonts w:eastAsia="Lora" w:cs="Lora"/>
        </w:rPr>
        <w:t xml:space="preserve">Alltagserfahrungen </w:t>
      </w:r>
      <w:r w:rsidR="00F351EF">
        <w:rPr>
          <w:rFonts w:eastAsia="Lora" w:cs="Lora"/>
        </w:rPr>
        <w:t>bestimmter Gruppe</w:t>
      </w:r>
      <w:r w:rsidR="00C77E12">
        <w:rPr>
          <w:rFonts w:eastAsia="Lora" w:cs="Lora"/>
        </w:rPr>
        <w:t>n</w:t>
      </w:r>
      <w:r w:rsidR="00F351EF">
        <w:rPr>
          <w:rFonts w:eastAsia="Lora" w:cs="Lora"/>
        </w:rPr>
        <w:t xml:space="preserve"> und ihrer Position in der Gesellschaft verknüpft ist.</w:t>
      </w:r>
      <w:r w:rsidR="0060136B">
        <w:rPr>
          <w:rFonts w:eastAsia="Lora" w:cs="Lora"/>
        </w:rPr>
        <w:t xml:space="preserve"> </w:t>
      </w:r>
      <w:r w:rsidR="002214C4">
        <w:rPr>
          <w:rFonts w:eastAsia="Lora" w:cs="Lora"/>
        </w:rPr>
        <w:t>Die</w:t>
      </w:r>
      <w:r w:rsidR="0060136B">
        <w:rPr>
          <w:rFonts w:eastAsia="Lora" w:cs="Lora"/>
        </w:rPr>
        <w:t xml:space="preserve"> </w:t>
      </w:r>
      <w:r w:rsidR="002214C4">
        <w:rPr>
          <w:rFonts w:eastAsia="Lora" w:cs="Lora"/>
        </w:rPr>
        <w:t>Präsenz</w:t>
      </w:r>
      <w:r w:rsidR="00F351EF">
        <w:rPr>
          <w:rFonts w:eastAsia="Lora" w:cs="Lora"/>
        </w:rPr>
        <w:t xml:space="preserve"> von Gruppenmitgliedern begünstigt daher ihre </w:t>
      </w:r>
      <w:proofErr w:type="gramStart"/>
      <w:r w:rsidR="00F351EF">
        <w:rPr>
          <w:rFonts w:eastAsia="Lora" w:cs="Lora"/>
        </w:rPr>
        <w:t>substantielle</w:t>
      </w:r>
      <w:proofErr w:type="gramEnd"/>
      <w:r w:rsidR="00F351EF">
        <w:rPr>
          <w:rFonts w:eastAsia="Lora" w:cs="Lora"/>
        </w:rPr>
        <w:t xml:space="preserve"> Repräsentation.</w:t>
      </w:r>
      <w:r w:rsidR="00D80DBF">
        <w:rPr>
          <w:rFonts w:eastAsia="Lora" w:cs="Lora"/>
        </w:rPr>
        <w:t xml:space="preserve"> </w:t>
      </w:r>
      <w:r w:rsidR="00F351EF">
        <w:rPr>
          <w:rFonts w:eastAsia="Lora" w:cs="Lora"/>
        </w:rPr>
        <w:t xml:space="preserve">Der angenommene Nexus von deskriptiver und </w:t>
      </w:r>
      <w:proofErr w:type="gramStart"/>
      <w:r w:rsidR="00F351EF">
        <w:rPr>
          <w:rFonts w:eastAsia="Lora" w:cs="Lora"/>
        </w:rPr>
        <w:t>substantieller</w:t>
      </w:r>
      <w:proofErr w:type="gramEnd"/>
      <w:r w:rsidR="00F351EF">
        <w:rPr>
          <w:rFonts w:eastAsia="Lora" w:cs="Lora"/>
        </w:rPr>
        <w:t xml:space="preserve"> Repräsentation wirkt dabei nicht nur </w:t>
      </w:r>
      <w:proofErr w:type="spellStart"/>
      <w:r w:rsidR="00F351EF">
        <w:rPr>
          <w:rFonts w:eastAsia="Lora" w:cs="Lora"/>
        </w:rPr>
        <w:t>aggregativ</w:t>
      </w:r>
      <w:proofErr w:type="spellEnd"/>
      <w:r w:rsidR="00F351EF">
        <w:rPr>
          <w:rFonts w:eastAsia="Lora" w:cs="Lora"/>
        </w:rPr>
        <w:t xml:space="preserve">, </w:t>
      </w:r>
      <w:r w:rsidR="00EF1723">
        <w:rPr>
          <w:rFonts w:eastAsia="Lora" w:cs="Lora"/>
        </w:rPr>
        <w:t>indem</w:t>
      </w:r>
      <w:r w:rsidR="00F351EF">
        <w:rPr>
          <w:rFonts w:eastAsia="Lora" w:cs="Lora"/>
        </w:rPr>
        <w:t xml:space="preserve"> entsprechende Gruppeninteressen bei Abstimmungen genügend Gewicht in die Wa</w:t>
      </w:r>
      <w:r w:rsidR="00C77E12">
        <w:rPr>
          <w:rFonts w:eastAsia="Lora" w:cs="Lora"/>
        </w:rPr>
        <w:t>a</w:t>
      </w:r>
      <w:r w:rsidR="00F351EF">
        <w:rPr>
          <w:rFonts w:eastAsia="Lora" w:cs="Lora"/>
        </w:rPr>
        <w:t>gschale werfen können. Er ist auch</w:t>
      </w:r>
      <w:r w:rsidR="00D80DBF">
        <w:rPr>
          <w:rFonts w:eastAsia="Lora" w:cs="Lora"/>
        </w:rPr>
        <w:t xml:space="preserve"> deliberativ relevant</w:t>
      </w:r>
      <w:r w:rsidR="00F351EF">
        <w:rPr>
          <w:rFonts w:eastAsia="Lora" w:cs="Lora"/>
        </w:rPr>
        <w:t>.</w:t>
      </w:r>
      <w:r w:rsidR="00D80DBF">
        <w:rPr>
          <w:rFonts w:eastAsia="Lora" w:cs="Lora"/>
        </w:rPr>
        <w:t xml:space="preserve"> Insbesondere bei dynamischen und unscharfen Themen können Gruppenmitglieder am besten ihre </w:t>
      </w:r>
      <w:r w:rsidR="00D80DBF">
        <w:rPr>
          <w:rFonts w:eastAsia="Lora" w:cs="Lora"/>
        </w:rPr>
        <w:lastRenderedPageBreak/>
        <w:t>vielfältigen und oft auch heterogenen Interessen in die Diskussion</w:t>
      </w:r>
      <w:r w:rsidR="00B81A70">
        <w:rPr>
          <w:rFonts w:eastAsia="Lora" w:cs="Lora"/>
        </w:rPr>
        <w:t xml:space="preserve"> </w:t>
      </w:r>
      <w:r w:rsidR="00D80DBF">
        <w:rPr>
          <w:rFonts w:eastAsia="Lora" w:cs="Lora"/>
        </w:rPr>
        <w:t>tragen</w:t>
      </w:r>
      <w:r w:rsidR="007D6DBE">
        <w:rPr>
          <w:rFonts w:eastAsia="Lora" w:cs="Lora"/>
        </w:rPr>
        <w:t xml:space="preserve"> </w:t>
      </w:r>
      <w:sdt>
        <w:sdtPr>
          <w:rPr>
            <w:rFonts w:eastAsia="Lora" w:cs="Lora"/>
          </w:rPr>
          <w:alias w:val="To edit, see citavi.com/edit"/>
          <w:tag w:val="CitaviPlaceholder#f4d2a1e2-ec21-405d-9261-eb95965546df"/>
          <w:id w:val="-162164727"/>
          <w:placeholder>
            <w:docPart w:val="DefaultPlaceholder_-1854013440"/>
          </w:placeholder>
        </w:sdtPr>
        <w:sdtContent>
          <w:r w:rsidR="007D6DBE">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TQ3NDY5LTcwMmItNDE4ZS05Y2VlLWNhOTg1ZDk5NDQzMCIsIlJhbmdlTGVuZ3RoIjoyNSwiUmVmZXJlbmNlSWQiOiJlYzJlNjUxYS1kMDNmLTRiZDctYjMyYS0wZDBlYmY4NjIxO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Q4IiwiU3RhcnRQYWdlIjp7IiRpZCI6IjUiLCIkdHlwZSI6IlN3aXNzQWNhZGVtaWMuUGFnZU51bWJlciwgU3dpc3NBY2FkZW1pYyIsIklzRnVsbHlOdW1lcmljIjp0cnVlLCJOdW1iZXIiOjY0OCwiTnVtYmVyaW5nVHlwZSI6MCwiTnVtZXJhbFN5c3RlbSI6MCwiT3JpZ2luYWxTdHJpbmciOiI2NDgiLCJQcmV0dHlTdHJpbmciOiI2ND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}</w:instrText>
          </w:r>
          <w:r w:rsidR="007D6DBE">
            <w:rPr>
              <w:rFonts w:eastAsia="Lora" w:cs="Lora"/>
            </w:rPr>
            <w:fldChar w:fldCharType="separate"/>
          </w:r>
          <w:r w:rsidR="00E517D4">
            <w:rPr>
              <w:rFonts w:eastAsia="Lora" w:cs="Lora"/>
            </w:rPr>
            <w:t>(Mansbridge 1999, S. 648)</w:t>
          </w:r>
          <w:r w:rsidR="007D6DBE">
            <w:rPr>
              <w:rFonts w:eastAsia="Lora" w:cs="Lora"/>
            </w:rPr>
            <w:fldChar w:fldCharType="end"/>
          </w:r>
        </w:sdtContent>
      </w:sdt>
      <w:r w:rsidR="00D80DBF">
        <w:rPr>
          <w:rFonts w:eastAsia="Lora" w:cs="Lora"/>
        </w:rPr>
        <w:t>.</w:t>
      </w:r>
    </w:p>
    <w:p w14:paraId="5AE8269C" w14:textId="1C1FE700" w:rsidR="008F288C" w:rsidRDefault="000E5BC1">
      <w:pPr>
        <w:rPr>
          <w:rFonts w:eastAsia="Lora" w:cs="Lora"/>
        </w:rPr>
      </w:pPr>
      <w:r>
        <w:rPr>
          <w:rFonts w:eastAsia="Lora" w:cs="Lora"/>
        </w:rPr>
        <w:t xml:space="preserve">Deskriptive Repräsentation ist vor allem </w:t>
      </w:r>
      <w:r w:rsidR="0097783E">
        <w:rPr>
          <w:rFonts w:eastAsia="Lora" w:cs="Lora"/>
        </w:rPr>
        <w:t xml:space="preserve">dann </w:t>
      </w:r>
      <w:r>
        <w:rPr>
          <w:rFonts w:eastAsia="Lora" w:cs="Lora"/>
        </w:rPr>
        <w:t xml:space="preserve">für </w:t>
      </w:r>
      <w:proofErr w:type="gramStart"/>
      <w:r>
        <w:rPr>
          <w:rFonts w:eastAsia="Lora" w:cs="Lora"/>
        </w:rPr>
        <w:t>substantielle</w:t>
      </w:r>
      <w:proofErr w:type="gramEnd"/>
      <w:r>
        <w:rPr>
          <w:rFonts w:eastAsia="Lora" w:cs="Lora"/>
        </w:rPr>
        <w:t xml:space="preserve"> Repräsentation </w:t>
      </w:r>
      <w:r w:rsidR="00452FCA">
        <w:rPr>
          <w:rFonts w:eastAsia="Lora" w:cs="Lora"/>
        </w:rPr>
        <w:t>wichtig</w:t>
      </w:r>
      <w:r>
        <w:rPr>
          <w:rFonts w:eastAsia="Lora" w:cs="Lora"/>
        </w:rPr>
        <w:t>, wenn Gruppe</w:t>
      </w:r>
      <w:r w:rsidR="00F351EF">
        <w:rPr>
          <w:rFonts w:eastAsia="Lora" w:cs="Lora"/>
        </w:rPr>
        <w:t>n</w:t>
      </w:r>
      <w:r w:rsidR="008F288C">
        <w:rPr>
          <w:rFonts w:eastAsia="Lora" w:cs="Lora"/>
        </w:rPr>
        <w:t xml:space="preserve"> eine</w:t>
      </w:r>
      <w:r>
        <w:rPr>
          <w:rFonts w:eastAsia="Lora" w:cs="Lora"/>
        </w:rPr>
        <w:t xml:space="preserve"> distinkte</w:t>
      </w:r>
      <w:r w:rsidR="008F288C">
        <w:rPr>
          <w:rFonts w:eastAsia="Lora" w:cs="Lora"/>
        </w:rPr>
        <w:t xml:space="preserve"> gesellschaftliche Position und damit verbundene Alltagserfahrungen und</w:t>
      </w:r>
      <w:r>
        <w:rPr>
          <w:rFonts w:eastAsia="Lora" w:cs="Lora"/>
        </w:rPr>
        <w:t xml:space="preserve"> politische Präferenzen </w:t>
      </w:r>
      <w:r w:rsidR="00452FCA">
        <w:rPr>
          <w:rFonts w:eastAsia="Lora" w:cs="Lora"/>
        </w:rPr>
        <w:t>aufweisen</w:t>
      </w:r>
      <w:r>
        <w:rPr>
          <w:rFonts w:eastAsia="Lora" w:cs="Lora"/>
        </w:rPr>
        <w:t xml:space="preserve">. </w:t>
      </w:r>
      <w:r w:rsidR="00452FCA">
        <w:rPr>
          <w:rFonts w:eastAsia="Lora" w:cs="Lora"/>
        </w:rPr>
        <w:t xml:space="preserve">Die Zugehörigkeit zu einer Gruppe </w:t>
      </w:r>
      <w:r>
        <w:rPr>
          <w:rFonts w:eastAsia="Lora" w:cs="Lora"/>
        </w:rPr>
        <w:t>beeinfluss</w:t>
      </w:r>
      <w:r w:rsidR="00452FCA">
        <w:rPr>
          <w:rFonts w:eastAsia="Lora" w:cs="Lora"/>
        </w:rPr>
        <w:t>t</w:t>
      </w:r>
      <w:r>
        <w:rPr>
          <w:rFonts w:eastAsia="Lora" w:cs="Lora"/>
        </w:rPr>
        <w:t xml:space="preserve">, wie wir Probleme definieren, </w:t>
      </w:r>
      <w:r w:rsidR="00452FCA">
        <w:rPr>
          <w:rFonts w:eastAsia="Lora" w:cs="Lora"/>
        </w:rPr>
        <w:t xml:space="preserve">Position beziehen </w:t>
      </w:r>
      <w:r>
        <w:rPr>
          <w:rFonts w:eastAsia="Lora" w:cs="Lora"/>
        </w:rPr>
        <w:t xml:space="preserve">und wie wir dies rechtfertigen. </w:t>
      </w:r>
    </w:p>
    <w:p w14:paraId="40F686DD" w14:textId="74DA97B4" w:rsidR="00F01676" w:rsidRDefault="000E5BC1">
      <w:pPr>
        <w:rPr>
          <w:rFonts w:eastAsia="Lora" w:cs="Lora"/>
        </w:rPr>
      </w:pPr>
      <w:r>
        <w:rPr>
          <w:rFonts w:eastAsia="Lora" w:cs="Lora"/>
        </w:rPr>
        <w:t xml:space="preserve">Diese Verknüpfung ist </w:t>
      </w:r>
      <w:r w:rsidR="00452FCA">
        <w:rPr>
          <w:rFonts w:eastAsia="Lora" w:cs="Lora"/>
        </w:rPr>
        <w:t xml:space="preserve">besondere </w:t>
      </w:r>
      <w:r>
        <w:rPr>
          <w:rFonts w:eastAsia="Lora" w:cs="Lora"/>
        </w:rPr>
        <w:t>mit Blick auf Einkommen und Bildung herausgearbeitet worden. Mit steigende</w:t>
      </w:r>
      <w:r w:rsidR="00440AB0">
        <w:rPr>
          <w:rFonts w:eastAsia="Lora" w:cs="Lora"/>
        </w:rPr>
        <w:t>m</w:t>
      </w:r>
      <w:r>
        <w:rPr>
          <w:rFonts w:eastAsia="Lora" w:cs="Lora"/>
        </w:rPr>
        <w:t xml:space="preserve"> Einkommen </w:t>
      </w:r>
      <w:r w:rsidR="00452FCA">
        <w:rPr>
          <w:rFonts w:eastAsia="Lora" w:cs="Lora"/>
        </w:rPr>
        <w:t xml:space="preserve">lehnen </w:t>
      </w:r>
      <w:r>
        <w:rPr>
          <w:rFonts w:eastAsia="Lora" w:cs="Lora"/>
        </w:rPr>
        <w:t xml:space="preserve">Menschen Umverteilung </w:t>
      </w:r>
      <w:r w:rsidR="00452FCA">
        <w:rPr>
          <w:rFonts w:eastAsia="Lora" w:cs="Lora"/>
        </w:rPr>
        <w:t>tendenziell stärker ab</w:t>
      </w:r>
      <w:r>
        <w:rPr>
          <w:rFonts w:eastAsia="Lora" w:cs="Lora"/>
        </w:rPr>
        <w:t xml:space="preserve">, was </w:t>
      </w:r>
      <w:r w:rsidR="00452FCA">
        <w:rPr>
          <w:rFonts w:eastAsia="Lora" w:cs="Lora"/>
        </w:rPr>
        <w:t xml:space="preserve">auf </w:t>
      </w:r>
      <w:r>
        <w:rPr>
          <w:rFonts w:eastAsia="Lora" w:cs="Lora"/>
        </w:rPr>
        <w:t xml:space="preserve">eine interessengeleitete Präferenzbildung </w:t>
      </w:r>
      <w:r w:rsidR="00EF1723">
        <w:rPr>
          <w:rFonts w:eastAsia="Lora" w:cs="Lora"/>
        </w:rPr>
        <w:t>hinweist</w:t>
      </w:r>
      <w:r w:rsidR="007D6DBE">
        <w:rPr>
          <w:rFonts w:eastAsia="Lora" w:cs="Lora"/>
        </w:rPr>
        <w:t xml:space="preserve"> </w:t>
      </w:r>
      <w:sdt>
        <w:sdtPr>
          <w:rPr>
            <w:rFonts w:eastAsia="Lora" w:cs="Lora"/>
          </w:rPr>
          <w:alias w:val="To edit, see citavi.com/edit"/>
          <w:tag w:val="CitaviPlaceholder#cb730fb5-e309-4dee-adcd-24ae7fd4f3df"/>
          <w:id w:val="846990488"/>
          <w:placeholder>
            <w:docPart w:val="DefaultPlaceholder_-1854013440"/>
          </w:placeholder>
        </w:sdtPr>
        <w:sdtContent>
          <w:r w:rsidR="007D6DBE">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M2EwNzdjLWE2ZTgtNGZiYy1hYTVjLTg0YTQ4ODc4MDQ5NiIsIlJhbmdlTGVuZ3RoIjoxNSwiUmVmZXJlbmNlSWQiOiIwYjk0MTE5Ny04ZTdjLTQxZjgtYmQ5ZS1jODNmMmRmZDY4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wODg4LTAxMS05MjA1LTAiLCJVcmlTdHJpbmciOiJodHRwczovL2RvaS5vcmcvMTAuMTAwNy9zMTA4ODgtMDExLTkyMDU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}</w:instrText>
          </w:r>
          <w:r w:rsidR="007D6DBE">
            <w:rPr>
              <w:rFonts w:eastAsia="Lora" w:cs="Lora"/>
            </w:rPr>
            <w:fldChar w:fldCharType="separate"/>
          </w:r>
          <w:r w:rsidR="007D6DBE">
            <w:rPr>
              <w:rFonts w:eastAsia="Lora" w:cs="Lora"/>
            </w:rPr>
            <w:t>(Guillaud 2013)</w:t>
          </w:r>
          <w:r w:rsidR="007D6DBE">
            <w:rPr>
              <w:rFonts w:eastAsia="Lora" w:cs="Lora"/>
            </w:rPr>
            <w:fldChar w:fldCharType="end"/>
          </w:r>
        </w:sdtContent>
      </w:sdt>
      <w:r>
        <w:rPr>
          <w:rFonts w:eastAsia="Lora" w:cs="Lora"/>
        </w:rPr>
        <w:t xml:space="preserve">. </w:t>
      </w:r>
      <w:r w:rsidR="00EF1723">
        <w:rPr>
          <w:rFonts w:eastAsia="Lora" w:cs="Lora"/>
        </w:rPr>
        <w:t>H</w:t>
      </w:r>
      <w:r w:rsidR="00452FCA">
        <w:rPr>
          <w:rFonts w:eastAsia="Lora" w:cs="Lora"/>
        </w:rPr>
        <w:t xml:space="preserve">öhere Bildung hingegen geht </w:t>
      </w:r>
      <w:r>
        <w:rPr>
          <w:rFonts w:eastAsia="Lora" w:cs="Lora"/>
        </w:rPr>
        <w:t>mit liberaleren Einstellungen</w:t>
      </w:r>
      <w:r w:rsidR="00452FCA">
        <w:rPr>
          <w:rFonts w:eastAsia="Lora" w:cs="Lora"/>
        </w:rPr>
        <w:t xml:space="preserve"> in kulturellen Fragen einher, etwa </w:t>
      </w:r>
      <w:r>
        <w:rPr>
          <w:rFonts w:eastAsia="Lora" w:cs="Lora"/>
        </w:rPr>
        <w:t>mit Blick auf Einwanderung</w:t>
      </w:r>
      <w:r w:rsidR="007D6DBE">
        <w:rPr>
          <w:rFonts w:eastAsia="Lora" w:cs="Lora"/>
        </w:rPr>
        <w:t xml:space="preserve"> </w:t>
      </w:r>
      <w:sdt>
        <w:sdtPr>
          <w:rPr>
            <w:rFonts w:eastAsia="Lora" w:cs="Lora"/>
          </w:rPr>
          <w:alias w:val="To edit, see citavi.com/edit"/>
          <w:tag w:val="CitaviPlaceholder#fe7ca1ba-7cd6-456d-8ecb-904185316be8"/>
          <w:id w:val="-394897418"/>
          <w:placeholder>
            <w:docPart w:val="DefaultPlaceholder_-1854013440"/>
          </w:placeholder>
        </w:sdtPr>
        <w:sdtContent>
          <w:r w:rsidR="007D6DBE">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zdlOWE0LTAzNDQtNDU1ZC1hZGYyLTIwYjc2MGQ3MDI3ZSIsIlJhbmdlTGVuZ3RoIjoyOSwiUmVmZXJlbmNlSWQiOiJjMzc5Y2NkYy00ZWZhLTRkMGQtODM0OC0xNTRhZTVmYTQ1Y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cvUzAwMjA4MTgzMDcwNzAxNDIiLCJVcmlTdHJpbmciOiJodHRwczovL2RvaS5vcmcvMTAuMTAxNy9TMDAyMDgxODMwNzA3MDE0M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}</w:instrText>
          </w:r>
          <w:r w:rsidR="007D6DBE">
            <w:rPr>
              <w:rFonts w:eastAsia="Lora" w:cs="Lora"/>
            </w:rPr>
            <w:fldChar w:fldCharType="separate"/>
          </w:r>
          <w:r w:rsidR="00E517D4">
            <w:rPr>
              <w:rFonts w:eastAsia="Lora" w:cs="Lora"/>
            </w:rPr>
            <w:t>(Hainmueller und Hiscox 2007)</w:t>
          </w:r>
          <w:r w:rsidR="007D6DBE">
            <w:rPr>
              <w:rFonts w:eastAsia="Lora" w:cs="Lora"/>
            </w:rPr>
            <w:fldChar w:fldCharType="end"/>
          </w:r>
        </w:sdtContent>
      </w:sdt>
      <w:r>
        <w:rPr>
          <w:rFonts w:eastAsia="Lora" w:cs="Lora"/>
        </w:rPr>
        <w:t>, Familienbild oder Europäische Integration</w:t>
      </w:r>
      <w:r w:rsidR="007D6DBE">
        <w:rPr>
          <w:rFonts w:eastAsia="Lora" w:cs="Lora"/>
        </w:rPr>
        <w:t xml:space="preserve"> </w:t>
      </w:r>
      <w:sdt>
        <w:sdtPr>
          <w:rPr>
            <w:rFonts w:eastAsia="Lora" w:cs="Lora"/>
          </w:rPr>
          <w:alias w:val="To edit, see citavi.com/edit"/>
          <w:tag w:val="CitaviPlaceholder#e0904b56-62cb-489c-98ff-cd1d8adeb6ac"/>
          <w:id w:val="-124935878"/>
          <w:placeholder>
            <w:docPart w:val="DefaultPlaceholder_-1854013440"/>
          </w:placeholder>
        </w:sdtPr>
        <w:sdtContent>
          <w:r w:rsidR="007D6DBE">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NzU5ODcwLTcxOGQtNDNhMi05YmRiLWNmMDM3MDkyMjBiMCIsIlJhbmdlTGVuZ3RoIjoyNSwiUmVmZXJlbmNlSWQiOiIxZjMyYThjOC1jNzU0LTQ5M2ItOTVjZC02ZDRiNmQwY2ZmM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c3LzE0NjUxMTY1MTM0ODk3NzkiLCJVcmlTdHJpbmciOiJodHRwczovL2RvaS5vcmcvMTAuMTE3Ny8xNDY1MTE2NTEzNDg5Nzc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}</w:instrText>
          </w:r>
          <w:r w:rsidR="007D6DBE">
            <w:rPr>
              <w:rFonts w:eastAsia="Lora" w:cs="Lora"/>
            </w:rPr>
            <w:fldChar w:fldCharType="separate"/>
          </w:r>
          <w:r w:rsidR="007D6DBE">
            <w:rPr>
              <w:rFonts w:eastAsia="Lora" w:cs="Lora"/>
            </w:rPr>
            <w:t>(Hakhverdian et al. 2013)</w:t>
          </w:r>
          <w:r w:rsidR="007D6DBE">
            <w:rPr>
              <w:rFonts w:eastAsia="Lora" w:cs="Lora"/>
            </w:rPr>
            <w:fldChar w:fldCharType="end"/>
          </w:r>
        </w:sdtContent>
      </w:sdt>
      <w:r>
        <w:rPr>
          <w:rFonts w:eastAsia="Lora" w:cs="Lora"/>
        </w:rPr>
        <w:t>.</w:t>
      </w:r>
      <w:r w:rsidR="006C2C0E">
        <w:rPr>
          <w:rFonts w:eastAsia="Lora" w:cs="Lora"/>
        </w:rPr>
        <w:t xml:space="preserve"> </w:t>
      </w:r>
      <w:r>
        <w:rPr>
          <w:rFonts w:eastAsia="Lora" w:cs="Lora"/>
        </w:rPr>
        <w:t xml:space="preserve">Nun ist die deskriptive Repräsentation entlang von Bildung und Einkommen besonders </w:t>
      </w:r>
      <w:r w:rsidR="005D28D0">
        <w:rPr>
          <w:rFonts w:eastAsia="Lora" w:cs="Lora"/>
        </w:rPr>
        <w:t>verzerrt</w:t>
      </w:r>
      <w:r w:rsidR="007D6DBE">
        <w:rPr>
          <w:rFonts w:eastAsia="Lora" w:cs="Lora"/>
        </w:rPr>
        <w:t xml:space="preserve"> </w:t>
      </w:r>
      <w:sdt>
        <w:sdtPr>
          <w:rPr>
            <w:rFonts w:eastAsia="Lora" w:cs="Lora"/>
          </w:rPr>
          <w:alias w:val="To edit, see citavi.com/edit"/>
          <w:tag w:val="CitaviPlaceholder#68d94572-6776-47db-a711-b0177534b96d"/>
          <w:id w:val="-597250261"/>
          <w:placeholder>
            <w:docPart w:val="DefaultPlaceholder_-1854013440"/>
          </w:placeholder>
        </w:sdtPr>
        <w:sdtContent>
          <w:r w:rsidR="007D6DBE">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NTZkYTdkLWM1NGYtNDA5OC1iYzYwLTY4ZGFlYTIxZDRkMSIsIlJhbmdlTGVuZ3RoIjoyMiwiUmVmZXJlbmNlSWQiOiJkZTdlYTJjOC1lY2MxLTRmMTEtODgzNS1iZjRjMDQxODlm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xOTI1MTIxMTM0OTg4MzAiLCJVcmlTdHJpbmciOiJodHRwczovL2RvaS5vcmcvMTAuMTE3Ny8wMTkyNTEyMTEzNDk4ODM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}</w:instrText>
          </w:r>
          <w:r w:rsidR="007D6DBE">
            <w:rPr>
              <w:rFonts w:eastAsia="Lora" w:cs="Lora"/>
            </w:rPr>
            <w:fldChar w:fldCharType="separate"/>
          </w:r>
          <w:r w:rsidR="00E517D4">
            <w:rPr>
              <w:rFonts w:eastAsia="Lora" w:cs="Lora"/>
            </w:rPr>
            <w:t>(Bernauer et al. 2015)</w:t>
          </w:r>
          <w:r w:rsidR="007D6DBE">
            <w:rPr>
              <w:rFonts w:eastAsia="Lora" w:cs="Lora"/>
            </w:rPr>
            <w:fldChar w:fldCharType="end"/>
          </w:r>
        </w:sdtContent>
      </w:sdt>
      <w:r w:rsidR="005D28D0">
        <w:rPr>
          <w:rFonts w:eastAsia="Lora" w:cs="Lora"/>
        </w:rPr>
        <w:t xml:space="preserve">, was auch </w:t>
      </w:r>
      <w:r w:rsidR="00042154">
        <w:rPr>
          <w:rFonts w:eastAsia="Lora" w:cs="Lora"/>
        </w:rPr>
        <w:t xml:space="preserve">zu den </w:t>
      </w:r>
      <w:r>
        <w:rPr>
          <w:rFonts w:eastAsia="Lora" w:cs="Lora"/>
        </w:rPr>
        <w:t>erhebliche</w:t>
      </w:r>
      <w:r w:rsidR="00042154">
        <w:rPr>
          <w:rFonts w:eastAsia="Lora" w:cs="Lora"/>
        </w:rPr>
        <w:t>n</w:t>
      </w:r>
      <w:r>
        <w:rPr>
          <w:rFonts w:eastAsia="Lora" w:cs="Lora"/>
        </w:rPr>
        <w:t xml:space="preserve"> Diskrepanzen in der substantiellen Repräsentation </w:t>
      </w:r>
      <w:r w:rsidR="00042154">
        <w:rPr>
          <w:rFonts w:eastAsia="Lora" w:cs="Lora"/>
        </w:rPr>
        <w:t>beitragen</w:t>
      </w:r>
      <w:r w:rsidR="005D28D0">
        <w:rPr>
          <w:rFonts w:eastAsia="Lora" w:cs="Lora"/>
        </w:rPr>
        <w:t xml:space="preserve"> dürfte</w:t>
      </w:r>
      <w:r>
        <w:rPr>
          <w:rFonts w:eastAsia="Lora" w:cs="Lora"/>
        </w:rPr>
        <w:t xml:space="preserve">. Mit Hilfe von Bevölkerungsumfragen und Parteipositionen haben Rosset und Stecker </w:t>
      </w:r>
      <w:sdt>
        <w:sdtPr>
          <w:rPr>
            <w:rFonts w:eastAsia="Lora" w:cs="Lora"/>
          </w:rPr>
          <w:alias w:val="To edit, see citavi.com/edit"/>
          <w:tag w:val="CitaviPlaceholder#3aa7e3b1-ccad-4af7-bf2a-6235e9583f51"/>
          <w:id w:val="-1755960007"/>
          <w:placeholder>
            <w:docPart w:val="DefaultPlaceholder_-1854013440"/>
          </w:placeholder>
        </w:sdtPr>
        <w:sdtContent>
          <w:r w:rsidR="005B7CA9">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liZjYxLTk2NjUtNDE3Mi05N2ZlLTIzNjE5Y2MxYWY5NiIsIlJhbmdlTGVuZ3RoIjo2LCJSZWZlcmVuY2VJZCI6IjJkNmZkNzljLTRiOWUtNDZiOS05OTNjLTlhYzVjNGIxYWRj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cvUzE3NTU3NzM5MTkwMDAwNDMiLCJVcmlTdHJpbmciOiJodHRwczovL2RvaS5vcmcvMTAuMTAxNy9TMTc1NTc3MzkxOTAwMDA0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xOSkifV19LCJUYWciOiJDaXRhdmlQbGFjZWhvbGRlciMzYWE3ZTNiMS1jY2FkLTRhZjctYmYyYS02MjM1ZTk1ODNmNTEiLCJUZXh0IjoiKDIwMTkpIiwiV0FJVmVyc2lvbiI6IjYuMTQuNC4wIn0=}</w:instrText>
          </w:r>
          <w:r w:rsidR="005B7CA9">
            <w:rPr>
              <w:rFonts w:eastAsia="Lora" w:cs="Lora"/>
            </w:rPr>
            <w:fldChar w:fldCharType="separate"/>
          </w:r>
          <w:r w:rsidR="005B7CA9">
            <w:rPr>
              <w:rFonts w:eastAsia="Lora" w:cs="Lora"/>
            </w:rPr>
            <w:t>(2019)</w:t>
          </w:r>
          <w:r w:rsidR="005B7CA9">
            <w:rPr>
              <w:rFonts w:eastAsia="Lora" w:cs="Lora"/>
            </w:rPr>
            <w:fldChar w:fldCharType="end"/>
          </w:r>
        </w:sdtContent>
      </w:sdt>
      <w:r w:rsidR="005B7CA9">
        <w:rPr>
          <w:rFonts w:eastAsia="Lora" w:cs="Lora"/>
        </w:rPr>
        <w:t xml:space="preserve"> </w:t>
      </w:r>
      <w:r>
        <w:rPr>
          <w:rFonts w:eastAsia="Lora" w:cs="Lora"/>
        </w:rPr>
        <w:t>herausgearbeitet, dass Regierung</w:t>
      </w:r>
      <w:r w:rsidR="00FA7018">
        <w:rPr>
          <w:rFonts w:eastAsia="Lora" w:cs="Lora"/>
        </w:rPr>
        <w:t>en</w:t>
      </w:r>
      <w:r>
        <w:rPr>
          <w:rFonts w:eastAsia="Lora" w:cs="Lora"/>
        </w:rPr>
        <w:t xml:space="preserve"> </w:t>
      </w:r>
      <w:r w:rsidR="00FA7018">
        <w:rPr>
          <w:rFonts w:eastAsia="Lora" w:cs="Lora"/>
        </w:rPr>
        <w:t>den Präferenzen</w:t>
      </w:r>
      <w:r>
        <w:rPr>
          <w:rFonts w:eastAsia="Lora" w:cs="Lora"/>
        </w:rPr>
        <w:t xml:space="preserve"> oberer Einkommens- und Bildungsgruppen vor allem bei Europäischer Integration und Umverteilung </w:t>
      </w:r>
      <w:r w:rsidR="00FA7018">
        <w:rPr>
          <w:rFonts w:eastAsia="Lora" w:cs="Lora"/>
        </w:rPr>
        <w:t>eher entsprechen</w:t>
      </w:r>
      <w:r>
        <w:rPr>
          <w:rFonts w:eastAsia="Lora" w:cs="Lora"/>
        </w:rPr>
        <w:t>, während benachteiligte Gruppen deutlich davon abweichen. Es gibt aber auch direktere Evidenz</w:t>
      </w:r>
      <w:r w:rsidR="00440AB0">
        <w:rPr>
          <w:rFonts w:eastAsia="Lora" w:cs="Lora"/>
        </w:rPr>
        <w:t>:</w:t>
      </w:r>
      <w:r>
        <w:rPr>
          <w:rFonts w:eastAsia="Lora" w:cs="Lora"/>
        </w:rPr>
        <w:t xml:space="preserve"> Elsässer</w:t>
      </w:r>
      <w:r w:rsidR="007D6DBE">
        <w:rPr>
          <w:rFonts w:eastAsia="Lora" w:cs="Lora"/>
        </w:rPr>
        <w:t xml:space="preserve"> und Schäfer </w:t>
      </w:r>
      <w:sdt>
        <w:sdtPr>
          <w:rPr>
            <w:rFonts w:eastAsia="Lora" w:cs="Lora"/>
          </w:rPr>
          <w:alias w:val="To edit, see citavi.com/edit"/>
          <w:tag w:val="CitaviPlaceholder#4d606ddb-ab5f-40dd-91a7-c606f46583a1"/>
          <w:id w:val="-2120983293"/>
          <w:placeholder>
            <w:docPart w:val="DefaultPlaceholder_-1854013440"/>
          </w:placeholder>
        </w:sdtPr>
        <w:sdtContent>
          <w:r w:rsidR="007D6DBE">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Y2Q1ZDNjLTJkZGYtNDBmOC1hMWYyLWQ4NTY1YmI1ODQ2NyIsIlJhbmdlTGVuZ3RoIjo2LCJSZWZlcmVuY2VJZCI6IjRjZGQ2NjQyLTI3NDktNDFlYy04ZDY1LWYzZmZmMmYzOTBk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czQxMzU4LTAxNy0wMDk3LTkiLCJVcmlTdHJpbmciOiJodHRwczovL2RvaS5vcmcvMTAuMTAwNy9zNDEzNTgtMDE3LTAwOTct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}</w:instrText>
          </w:r>
          <w:r w:rsidR="007D6DBE">
            <w:rPr>
              <w:rFonts w:eastAsia="Lora" w:cs="Lora"/>
            </w:rPr>
            <w:fldChar w:fldCharType="separate"/>
          </w:r>
          <w:r w:rsidR="007D6DBE">
            <w:rPr>
              <w:rFonts w:eastAsia="Lora" w:cs="Lora"/>
            </w:rPr>
            <w:t>(2017)</w:t>
          </w:r>
          <w:r w:rsidR="007D6DBE">
            <w:rPr>
              <w:rFonts w:eastAsia="Lora" w:cs="Lora"/>
            </w:rPr>
            <w:fldChar w:fldCharType="end"/>
          </w:r>
        </w:sdtContent>
      </w:sdt>
      <w:r>
        <w:rPr>
          <w:rFonts w:eastAsia="Lora" w:cs="Lora"/>
        </w:rPr>
        <w:t xml:space="preserve"> </w:t>
      </w:r>
      <w:r w:rsidR="005D28D0">
        <w:rPr>
          <w:rFonts w:eastAsia="Lora" w:cs="Lora"/>
        </w:rPr>
        <w:t xml:space="preserve">zeigen anhand konkreter Sachfragen, </w:t>
      </w:r>
      <w:r w:rsidR="00C26C09">
        <w:rPr>
          <w:rFonts w:eastAsia="Lora" w:cs="Lora"/>
        </w:rPr>
        <w:t>dass bei Meinungsunterschieden zwischen niedrigen und hohen Einkommen</w:t>
      </w:r>
      <w:r w:rsidR="00042154">
        <w:rPr>
          <w:rFonts w:eastAsia="Lora" w:cs="Lora"/>
        </w:rPr>
        <w:t>s</w:t>
      </w:r>
      <w:r w:rsidR="00C26C09">
        <w:rPr>
          <w:rFonts w:eastAsia="Lora" w:cs="Lora"/>
        </w:rPr>
        <w:t>gruppen meist die Präferenzen der letzteren obsiegen.</w:t>
      </w:r>
    </w:p>
    <w:p w14:paraId="472BE2F1" w14:textId="09E83A04" w:rsidR="006C2C0E" w:rsidRDefault="006C2C0E">
      <w:pPr>
        <w:rPr>
          <w:rFonts w:eastAsia="Lora" w:cs="Lora"/>
        </w:rPr>
      </w:pPr>
      <w:r>
        <w:rPr>
          <w:rFonts w:eastAsia="Lora" w:cs="Lora"/>
        </w:rPr>
        <w:t xml:space="preserve">Mit Blick auf </w:t>
      </w:r>
      <w:r w:rsidR="00965086">
        <w:rPr>
          <w:rFonts w:eastAsia="Lora" w:cs="Lora"/>
        </w:rPr>
        <w:t>Gender</w:t>
      </w:r>
      <w:r>
        <w:rPr>
          <w:rFonts w:eastAsia="Lora" w:cs="Lora"/>
        </w:rPr>
        <w:t xml:space="preserve"> wird häufig darauf aufmerksam gemacht, dass Frauen bzw. Männer in vielen Politikfeldern keine homogenen Interessen </w:t>
      </w:r>
      <w:r w:rsidR="003967C9">
        <w:rPr>
          <w:rFonts w:eastAsia="Lora" w:cs="Lora"/>
        </w:rPr>
        <w:t>aufweisen.</w:t>
      </w:r>
      <w:r>
        <w:rPr>
          <w:rFonts w:eastAsia="Lora" w:cs="Lora"/>
        </w:rPr>
        <w:t xml:space="preserve"> </w:t>
      </w:r>
      <w:r w:rsidR="00835997">
        <w:rPr>
          <w:rFonts w:eastAsia="Lora" w:cs="Lora"/>
        </w:rPr>
        <w:t xml:space="preserve">Entsprechend ergibt sich oft kein klares Bild zur substantiellen Unterrepräsentation </w:t>
      </w:r>
      <w:r w:rsidR="00835997">
        <w:rPr>
          <w:rFonts w:eastAsia="Lora" w:cs="Lora"/>
          <w:i/>
        </w:rPr>
        <w:t xml:space="preserve">der </w:t>
      </w:r>
      <w:r w:rsidR="00835997">
        <w:rPr>
          <w:rFonts w:eastAsia="Lora" w:cs="Lora"/>
        </w:rPr>
        <w:t>Frauen</w:t>
      </w:r>
      <w:r w:rsidR="007D6DBE">
        <w:rPr>
          <w:rFonts w:eastAsia="Lora" w:cs="Lora"/>
        </w:rPr>
        <w:t xml:space="preserve"> </w:t>
      </w:r>
      <w:sdt>
        <w:sdtPr>
          <w:rPr>
            <w:rFonts w:eastAsia="Lora" w:cs="Lora"/>
          </w:rPr>
          <w:alias w:val="To edit, see citavi.com/edit"/>
          <w:tag w:val="CitaviPlaceholder#247860bd-a6a7-447b-961c-df5fdd55cfe9"/>
          <w:id w:val="-1232000435"/>
          <w:placeholder>
            <w:docPart w:val="DefaultPlaceholder_-1854013440"/>
          </w:placeholder>
        </w:sdtPr>
        <w:sdtContent>
          <w:r w:rsidR="007D6DBE">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ZGNmZjc5LTYwYjAtNDczYS1hNmNlLWMxMzIyNDk2MjBlYiIsIlJhbmdlTGVuZ3RoIjoyMSwiUmVmZXJlbmNlSWQiOiI5NTIyYzEwYS04ZDhmLTRkMmYtYTdiMC1kZGQ4YjVjMDlmZ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YyNTM3ODciLCJVcmlTdHJpbmciOiJodHRwczovL3d3dy5uY2JpLm5sbS5uaWguZ292L3BtYy9hcnRpY2xlcy9QTUM2MjUzNz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dGVja2VyIiwiQ3JlYXRlZE9uIjoiMjAyMy0wNC0xNFQwNzo0MDo0MiIsIk1vZGlmaWVkQnkiOiJfU3RlY2tlciIsIklkIjoiODBhYzNkZWMtNTQ3OC00MTNkLWE5MTEtNDQ0MjM5NWEyNDNhIiwiTW9kaWZpZWRPbiI6IjIwMjMtMDQtMTRUMDc6NDA6NDI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zMDUzMjY1NCIsIlVyaVN0cmluZyI6Imh0dHA6Ly93d3cubmNiaS5ubG0ubmloLmdvdi9wdWJtZWQvMzA1MzI2N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0ZWNrZXIiLCJDcmVhdGVkT24iOiIyMDIzLTA0LTE0VDA3OjQwOjQyIiwiTW9kaWZpZWRCeSI6Il9TdGVja2VyIiwiSWQiOiJlNTM0ODc4Mi0wZDJhLTQ3OGYtOGQzYy01MDQ0ZGIwZTY3M2MiLCJNb2RpZmllZE9uIjoiMjAyMy0wNC0xNFQwNzo0MDo0Mi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ODAvMTM1MDE3NjMuMjAxNy4xNDIzMTA0IiwiVXJpU3RyaW5nIjoiaHR0cHM6Ly9kb2kub3JnLzEwLjEwODAvMTM1MDE3NjMuMjAxNy4xNDIzMTA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}</w:instrText>
          </w:r>
          <w:r w:rsidR="007D6DBE">
            <w:rPr>
              <w:rFonts w:eastAsia="Lora" w:cs="Lora"/>
            </w:rPr>
            <w:fldChar w:fldCharType="separate"/>
          </w:r>
          <w:r w:rsidR="00E517D4">
            <w:rPr>
              <w:rFonts w:eastAsia="Lora" w:cs="Lora"/>
            </w:rPr>
            <w:t>(Dingler et al. 2019)</w:t>
          </w:r>
          <w:r w:rsidR="007D6DBE">
            <w:rPr>
              <w:rFonts w:eastAsia="Lora" w:cs="Lora"/>
            </w:rPr>
            <w:fldChar w:fldCharType="end"/>
          </w:r>
        </w:sdtContent>
      </w:sdt>
      <w:r w:rsidR="00835997">
        <w:rPr>
          <w:rFonts w:eastAsia="Lora" w:cs="Lora"/>
        </w:rPr>
        <w:t>.</w:t>
      </w:r>
      <w:r w:rsidR="00FA7018">
        <w:rPr>
          <w:rStyle w:val="Funotenzeichen"/>
          <w:rFonts w:eastAsia="Lora" w:cs="Lora"/>
        </w:rPr>
        <w:footnoteReference w:id="1"/>
      </w:r>
      <w:r w:rsidR="00835997">
        <w:rPr>
          <w:rFonts w:eastAsia="Lora" w:cs="Lora"/>
        </w:rPr>
        <w:t xml:space="preserve"> </w:t>
      </w:r>
      <w:r w:rsidR="003967C9">
        <w:rPr>
          <w:rFonts w:eastAsia="Lora" w:cs="Lora"/>
        </w:rPr>
        <w:t xml:space="preserve">In dieser Situation sind Politikerinnen </w:t>
      </w:r>
      <w:r w:rsidR="005F4E35">
        <w:rPr>
          <w:rFonts w:eastAsia="Lora" w:cs="Lora"/>
        </w:rPr>
        <w:t>aber gerade dafür relevant, die</w:t>
      </w:r>
      <w:r w:rsidR="003967C9">
        <w:rPr>
          <w:rFonts w:eastAsia="Lora" w:cs="Lora"/>
        </w:rPr>
        <w:t>se</w:t>
      </w:r>
      <w:r w:rsidR="005F4E35">
        <w:rPr>
          <w:rFonts w:eastAsia="Lora" w:cs="Lora"/>
        </w:rPr>
        <w:t xml:space="preserve"> Interessenvielfalt </w:t>
      </w:r>
      <w:r w:rsidR="00835997">
        <w:rPr>
          <w:rFonts w:eastAsia="Lora" w:cs="Lora"/>
        </w:rPr>
        <w:t xml:space="preserve">der weiblichen Bevölkerung </w:t>
      </w:r>
      <w:r w:rsidR="005F4E35">
        <w:rPr>
          <w:rFonts w:eastAsia="Lora" w:cs="Lora"/>
        </w:rPr>
        <w:t xml:space="preserve">einzubringen. </w:t>
      </w:r>
      <w:r w:rsidR="00603627">
        <w:rPr>
          <w:rFonts w:eastAsia="Lora" w:cs="Lora"/>
        </w:rPr>
        <w:t>Ein Beispiel hierfür liefert die Analyse von</w:t>
      </w:r>
      <w:r w:rsidR="005F4E35">
        <w:rPr>
          <w:rFonts w:eastAsia="Lora" w:cs="Lora"/>
        </w:rPr>
        <w:t xml:space="preserve"> </w:t>
      </w:r>
      <w:proofErr w:type="spellStart"/>
      <w:r w:rsidR="005F4E35">
        <w:rPr>
          <w:rFonts w:eastAsia="Lora" w:cs="Lora"/>
        </w:rPr>
        <w:t>Celis</w:t>
      </w:r>
      <w:proofErr w:type="spellEnd"/>
      <w:r w:rsidR="007D6DBE">
        <w:rPr>
          <w:rFonts w:eastAsia="Lora" w:cs="Lora"/>
        </w:rPr>
        <w:t xml:space="preserve"> </w:t>
      </w:r>
      <w:sdt>
        <w:sdtPr>
          <w:rPr>
            <w:rFonts w:eastAsia="Lora" w:cs="Lora"/>
          </w:rPr>
          <w:alias w:val="To edit, see citavi.com/edit"/>
          <w:tag w:val="CitaviPlaceholder#2da21236-f7a3-48a9-9c65-6f4a7b45d2a5"/>
          <w:id w:val="1077476927"/>
          <w:placeholder>
            <w:docPart w:val="DefaultPlaceholder_-1854013440"/>
          </w:placeholder>
        </w:sdtPr>
        <w:sdtContent>
          <w:r w:rsidR="007D6DBE">
            <w:rPr>
              <w:rFonts w:eastAsia="Lora" w:cs="Lora"/>
            </w:rPr>
            <w:fldChar w:fldCharType="begin"/>
          </w:r>
          <w:r w:rsidR="007D6DBE">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ZTQ0MTdkLTBjMTQtNGY0Ni05OWE4LTFhNDFjOTMzMTc1ZCIsIlJhbmdlTGVuZ3RoIjo2LCJSZWZlcmVuY2VJZCI6Ijc3YzkzNDJlLWFkZTItNDZiYi04NjdhLWYxMzZhZDFmYjJk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MwMC9KNTAxdjI4bjAyXzA0IiwiVXJpU3RyaW5nIjoiaHR0cHM6Ly9kb2kub3JnLzEwLjEzMDAvSjUwMXYyOG4wMl8w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wNikifV19LCJUYWciOiJDaXRhdmlQbGFjZWhvbGRlciMyZGEyMTIzNi1mN2EzLTQ4YTktOWM2NS02ZjRhN2I0NWQyYTUiLCJUZXh0IjoiKDIwMDYpIiwiV0FJVmVyc2lvbiI6IjYuMTQuNC4wIn0=}</w:instrText>
          </w:r>
          <w:r w:rsidR="007D6DBE">
            <w:rPr>
              <w:rFonts w:eastAsia="Lora" w:cs="Lora"/>
            </w:rPr>
            <w:fldChar w:fldCharType="separate"/>
          </w:r>
          <w:r w:rsidR="007D6DBE">
            <w:rPr>
              <w:rFonts w:eastAsia="Lora" w:cs="Lora"/>
            </w:rPr>
            <w:t>(2006)</w:t>
          </w:r>
          <w:r w:rsidR="007D6DBE">
            <w:rPr>
              <w:rFonts w:eastAsia="Lora" w:cs="Lora"/>
            </w:rPr>
            <w:fldChar w:fldCharType="end"/>
          </w:r>
        </w:sdtContent>
      </w:sdt>
      <w:r w:rsidR="005F4E35">
        <w:rPr>
          <w:rFonts w:eastAsia="Lora" w:cs="Lora"/>
        </w:rPr>
        <w:t xml:space="preserve"> </w:t>
      </w:r>
      <w:r w:rsidR="00603627">
        <w:rPr>
          <w:rFonts w:eastAsia="Lora" w:cs="Lora"/>
        </w:rPr>
        <w:t>zum</w:t>
      </w:r>
      <w:r w:rsidR="005F4E35">
        <w:rPr>
          <w:rFonts w:eastAsia="Lora" w:cs="Lora"/>
        </w:rPr>
        <w:t xml:space="preserve"> Belgischen Parlament über </w:t>
      </w:r>
      <w:r w:rsidR="00603627">
        <w:rPr>
          <w:rFonts w:eastAsia="Lora" w:cs="Lora"/>
        </w:rPr>
        <w:t xml:space="preserve">einen Zeitraum von </w:t>
      </w:r>
      <w:r w:rsidR="005F4E35">
        <w:rPr>
          <w:rFonts w:eastAsia="Lora" w:cs="Lora"/>
        </w:rPr>
        <w:t>80 Jahre</w:t>
      </w:r>
      <w:r w:rsidR="00603627">
        <w:rPr>
          <w:rFonts w:eastAsia="Lora" w:cs="Lora"/>
        </w:rPr>
        <w:t>n</w:t>
      </w:r>
      <w:r w:rsidR="005F4E35">
        <w:rPr>
          <w:rFonts w:eastAsia="Lora" w:cs="Lora"/>
        </w:rPr>
        <w:t xml:space="preserve">, </w:t>
      </w:r>
      <w:r w:rsidR="00603627">
        <w:rPr>
          <w:rFonts w:eastAsia="Lora" w:cs="Lora"/>
        </w:rPr>
        <w:t xml:space="preserve">welche zeigt, </w:t>
      </w:r>
      <w:r w:rsidR="005F4E35">
        <w:rPr>
          <w:rFonts w:eastAsia="Lora" w:cs="Lora"/>
        </w:rPr>
        <w:t>dass Wor</w:t>
      </w:r>
      <w:r w:rsidR="00496CB5">
        <w:rPr>
          <w:rFonts w:eastAsia="Lora" w:cs="Lora"/>
        </w:rPr>
        <w:t>t</w:t>
      </w:r>
      <w:r w:rsidR="005F4E35">
        <w:rPr>
          <w:rFonts w:eastAsia="Lora" w:cs="Lora"/>
        </w:rPr>
        <w:t>beiträge von weiblichen Abgeordneten die</w:t>
      </w:r>
      <w:r w:rsidR="00D67CDC">
        <w:rPr>
          <w:rFonts w:eastAsia="Lora" w:cs="Lora"/>
        </w:rPr>
        <w:t xml:space="preserve"> insgesamt</w:t>
      </w:r>
      <w:r w:rsidR="005F4E35">
        <w:rPr>
          <w:rFonts w:eastAsia="Lora" w:cs="Lora"/>
        </w:rPr>
        <w:t xml:space="preserve"> berücksichtig</w:t>
      </w:r>
      <w:r w:rsidR="0089293F">
        <w:rPr>
          <w:rFonts w:eastAsia="Lora" w:cs="Lora"/>
        </w:rPr>
        <w:t>t</w:t>
      </w:r>
      <w:r w:rsidR="005F4E35">
        <w:rPr>
          <w:rFonts w:eastAsia="Lora" w:cs="Lora"/>
        </w:rPr>
        <w:t xml:space="preserve">en Themenbereiche und Positionen </w:t>
      </w:r>
      <w:r w:rsidR="00835997">
        <w:rPr>
          <w:rFonts w:eastAsia="Lora" w:cs="Lora"/>
        </w:rPr>
        <w:t>deutlich erweiterten.</w:t>
      </w:r>
    </w:p>
    <w:p w14:paraId="37E9A037" w14:textId="2EBF42CF" w:rsidR="00835997" w:rsidRDefault="00FA7018">
      <w:pPr>
        <w:rPr>
          <w:rFonts w:eastAsia="Lora" w:cs="Lora"/>
        </w:rPr>
      </w:pPr>
      <w:r>
        <w:rPr>
          <w:rFonts w:eastAsia="Lora" w:cs="Lora"/>
        </w:rPr>
        <w:t>Für das Lebensalter wurde d</w:t>
      </w:r>
      <w:r w:rsidR="00835997">
        <w:rPr>
          <w:rFonts w:eastAsia="Lora" w:cs="Lora"/>
        </w:rPr>
        <w:t xml:space="preserve">ie Verknüpfung von deskriptiver und substantieller Repräsentation bisher seltener direkt thematisiert </w:t>
      </w:r>
      <w:sdt>
        <w:sdtPr>
          <w:rPr>
            <w:rFonts w:eastAsia="Lora" w:cs="Lora"/>
          </w:rPr>
          <w:alias w:val="To edit, see citavi.com/edit"/>
          <w:tag w:val="CitaviPlaceholder#9c401477-d9e1-45b1-b4a2-8fee572bbb6a"/>
          <w:id w:val="1059440352"/>
          <w:placeholder>
            <w:docPart w:val="DefaultPlaceholder_-1854013440"/>
          </w:placeholder>
        </w:sdtPr>
        <w:sdtContent>
          <w:r w:rsidR="007D6DBE">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YTViM2I2LWQ1ODUtNDgzYi04MGFmLTc0M2MwYzBhNjA3YiIsIlJhbmdlTGVuZ3RoIjozMCwiUmVmZXJlbmNlSWQiOiI2M2M3ODU0MC1mY2JiLTRiMjQtOTc2OC1iZDdjMWFhOTZkZ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HJlZml4Ijoic2llaGUgYWJlc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3L1MwMDA3MTIzNDIwMDAwNjQyIiwiVXJpU3RyaW5nIjoiaHR0cHM6Ly9kb2kub3JnLzEwLjEwMTcvUzAwMDcxMjM0MjAwMDA2ND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wNy9zNDQxNjgtMDIyLTAwMDE3LTIiLCJVcmlTdHJpbmciOiJodHRwczovL2RvaS5vcmcvMTAuMTAwNy9zNDQxNjgtMDIyLTAwMDE3LTI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}</w:instrText>
          </w:r>
          <w:r w:rsidR="007D6DBE">
            <w:rPr>
              <w:rFonts w:eastAsia="Lora" w:cs="Lora"/>
            </w:rPr>
            <w:fldChar w:fldCharType="separate"/>
          </w:r>
          <w:r w:rsidR="00E517D4">
            <w:rPr>
              <w:rFonts w:eastAsia="Lora" w:cs="Lora"/>
            </w:rPr>
            <w:t>(siehe aber Bailer et al. 2022; Debus und Himmelrath 2022)</w:t>
          </w:r>
          <w:r w:rsidR="007D6DBE">
            <w:rPr>
              <w:rFonts w:eastAsia="Lora" w:cs="Lora"/>
            </w:rPr>
            <w:fldChar w:fldCharType="end"/>
          </w:r>
        </w:sdtContent>
      </w:sdt>
      <w:r>
        <w:rPr>
          <w:rFonts w:eastAsia="Lora" w:cs="Lora"/>
        </w:rPr>
        <w:t>.</w:t>
      </w:r>
      <w:r w:rsidR="00835997">
        <w:rPr>
          <w:rFonts w:eastAsia="Lora" w:cs="Lora"/>
        </w:rPr>
        <w:t xml:space="preserve"> </w:t>
      </w:r>
      <w:r w:rsidR="00A3450F">
        <w:rPr>
          <w:rFonts w:eastAsia="Lora" w:cs="Lora"/>
        </w:rPr>
        <w:t xml:space="preserve">Gleichzeitig </w:t>
      </w:r>
      <w:r w:rsidR="00835997">
        <w:rPr>
          <w:rFonts w:eastAsia="Lora" w:cs="Lora"/>
        </w:rPr>
        <w:t xml:space="preserve">erscheint </w:t>
      </w:r>
      <w:r w:rsidR="005B7CA9">
        <w:rPr>
          <w:rFonts w:eastAsia="Lora" w:cs="Lora"/>
        </w:rPr>
        <w:t xml:space="preserve">diese Verknüpfung </w:t>
      </w:r>
      <w:r w:rsidR="00A3450F">
        <w:rPr>
          <w:rFonts w:eastAsia="Lora" w:cs="Lora"/>
        </w:rPr>
        <w:t>angesichts</w:t>
      </w:r>
      <w:r w:rsidR="00835997">
        <w:rPr>
          <w:rFonts w:eastAsia="Lora" w:cs="Lora"/>
        </w:rPr>
        <w:t xml:space="preserve"> langfristige</w:t>
      </w:r>
      <w:r w:rsidR="00A3450F">
        <w:rPr>
          <w:rFonts w:eastAsia="Lora" w:cs="Lora"/>
        </w:rPr>
        <w:t>r</w:t>
      </w:r>
      <w:r w:rsidR="00835997">
        <w:rPr>
          <w:rFonts w:eastAsia="Lora" w:cs="Lora"/>
        </w:rPr>
        <w:t xml:space="preserve"> zivilisatorische</w:t>
      </w:r>
      <w:r w:rsidR="00A3450F">
        <w:rPr>
          <w:rFonts w:eastAsia="Lora" w:cs="Lora"/>
        </w:rPr>
        <w:t>r</w:t>
      </w:r>
      <w:r w:rsidR="00835997">
        <w:rPr>
          <w:rFonts w:eastAsia="Lora" w:cs="Lora"/>
        </w:rPr>
        <w:t xml:space="preserve"> Herausforderungen wie de</w:t>
      </w:r>
      <w:r w:rsidR="00A3450F">
        <w:rPr>
          <w:rFonts w:eastAsia="Lora" w:cs="Lora"/>
        </w:rPr>
        <w:t>m</w:t>
      </w:r>
      <w:r w:rsidR="00835997">
        <w:rPr>
          <w:rFonts w:eastAsia="Lora" w:cs="Lora"/>
        </w:rPr>
        <w:t xml:space="preserve"> Klimawandel </w:t>
      </w:r>
      <w:r w:rsidR="00A3450F">
        <w:rPr>
          <w:rFonts w:eastAsia="Lora" w:cs="Lora"/>
        </w:rPr>
        <w:t>zunehmend</w:t>
      </w:r>
      <w:r w:rsidR="00835997">
        <w:rPr>
          <w:rFonts w:eastAsia="Lora" w:cs="Lora"/>
        </w:rPr>
        <w:t xml:space="preserve"> relevant. </w:t>
      </w:r>
      <w:r w:rsidR="006C42CD">
        <w:rPr>
          <w:rFonts w:eastAsia="Lora" w:cs="Lora"/>
        </w:rPr>
        <w:t>Tatsächlich liegt der Anteil von unter 40-Jährigen in Parlamenten meist deutlich unter 20 Prozent</w:t>
      </w:r>
      <w:r w:rsidR="007D6DBE">
        <w:rPr>
          <w:rFonts w:eastAsia="Lora" w:cs="Lora"/>
        </w:rPr>
        <w:t xml:space="preserve"> </w:t>
      </w:r>
      <w:sdt>
        <w:sdtPr>
          <w:rPr>
            <w:rFonts w:eastAsia="Lora" w:cs="Lora"/>
          </w:rPr>
          <w:alias w:val="To edit, see citavi.com/edit"/>
          <w:tag w:val="CitaviPlaceholder#daa1e948-dc56-4c94-8ceb-ab0effec0f0d"/>
          <w:id w:val="-205722003"/>
          <w:placeholder>
            <w:docPart w:val="DefaultPlaceholder_-1854013440"/>
          </w:placeholder>
        </w:sdtPr>
        <w:sdtContent>
          <w:r w:rsidR="007D6DBE">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mRiMjUzLTZhNzMtNDMyMy1iMjZkLTc3NzAxNjJlNTJmNCIsIlJhbmdlTGVuZ3RoIjozMCwiUmVmZXJlbmNlSWQiOiJhNGJkNWYxZi1hODRhLTQzNzAtYTdkYi1lMGI2YjA5ZmNhN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MTEvc3NxdS4xMzIyMSIsIlVyaVN0cmluZyI6Imh0dHBzOi8vZG9pLm9yZy8xMC4xMTExL3NzcXUuMTMyMj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}</w:instrText>
          </w:r>
          <w:r w:rsidR="007D6DBE">
            <w:rPr>
              <w:rFonts w:eastAsia="Lora" w:cs="Lora"/>
            </w:rPr>
            <w:fldChar w:fldCharType="separate"/>
          </w:r>
          <w:r w:rsidR="00E517D4">
            <w:rPr>
              <w:rFonts w:eastAsia="Lora" w:cs="Lora"/>
            </w:rPr>
            <w:t>(Stockemer und Sundström 2022)</w:t>
          </w:r>
          <w:r w:rsidR="007D6DBE">
            <w:rPr>
              <w:rFonts w:eastAsia="Lora" w:cs="Lora"/>
            </w:rPr>
            <w:fldChar w:fldCharType="end"/>
          </w:r>
        </w:sdtContent>
      </w:sdt>
      <w:r w:rsidR="006C42CD">
        <w:rPr>
          <w:rFonts w:eastAsia="Lora" w:cs="Lora"/>
        </w:rPr>
        <w:t xml:space="preserve"> und es gibt Hinweise, dass damit auch eine systematische Unterrepräsentation substantieller Interessen einhergeht</w:t>
      </w:r>
      <w:r w:rsidR="007D6DBE">
        <w:rPr>
          <w:rFonts w:eastAsia="Lora" w:cs="Lora"/>
        </w:rPr>
        <w:t xml:space="preserve"> </w:t>
      </w:r>
      <w:sdt>
        <w:sdtPr>
          <w:rPr>
            <w:rFonts w:eastAsia="Lora" w:cs="Lora"/>
          </w:rPr>
          <w:alias w:val="To edit, see citavi.com/edit"/>
          <w:tag w:val="CitaviPlaceholder#f05502fc-a74a-4dd9-83c9-0cc77c84a09a"/>
          <w:id w:val="-1187980916"/>
          <w:placeholder>
            <w:docPart w:val="DefaultPlaceholder_-1854013440"/>
          </w:placeholder>
        </w:sdtPr>
        <w:sdtContent>
          <w:r w:rsidR="007D6DBE">
            <w:rPr>
              <w:rFonts w:eastAsia="Lora" w:cs="Lora"/>
            </w:rPr>
            <w:fldChar w:fldCharType="begin"/>
          </w:r>
          <w:r w:rsidR="007D6DBE">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ZDFiNWVmLTIwYzYtNDU1ZC05MGI3LTg2MTg0OGNmZmU3NyIsIlJhbmdlTGVuZ3RoIjoxNCwiUmVmZXJlbmNlSWQiOiIxMjJiNGIwNC1mNDc0LTQ5YjEtOGRhYS1mNzY4M2VhYTlmM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1jQ2xlYW4iLCJNaWRkbGVOYW1lIjoiVC4iLCJQcm90ZWN0ZWQiOmZhbHNlLCJTZXgiOjIsIkNyZWF0ZWRCeSI6Il9TdGVja2VyIiwiQ3JlYXRlZE9uIjoiMjAyMy0wNC0xNFQwNzo1Nzo1OSIsIk1vZGlmaWVkQnkiOiJfU3RlY2tlciIsIklkIjoiNmQ1MGU4MDItZmU2ZC00YWFmLWE2YzMtYThlOGM0ZmY3ZjdjIiwiTW9kaWZpZWRPbiI6IjIwMjMtMDQtMTRUMDc6NTc6NTkiLCJQcm9qZWN0Ijp7IiRpZCI6IjgiLCIkdHlwZSI6IlN3aXNzQWNhZGVtaWMuQ2l0YXZpLlByb2plY3QsIFN3aXNzQWNhZGVtaWMuQ2l0YXZpIn19XSwiQmliVGVYS2V5IjoibWNjbGVhbi4yMDIx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}</w:instrText>
          </w:r>
          <w:r w:rsidR="007D6DBE">
            <w:rPr>
              <w:rFonts w:eastAsia="Lora" w:cs="Lora"/>
            </w:rPr>
            <w:fldChar w:fldCharType="separate"/>
          </w:r>
          <w:r w:rsidR="007D6DBE">
            <w:rPr>
              <w:rFonts w:eastAsia="Lora" w:cs="Lora"/>
            </w:rPr>
            <w:t>(McClean 2021)</w:t>
          </w:r>
          <w:r w:rsidR="007D6DBE">
            <w:rPr>
              <w:rFonts w:eastAsia="Lora" w:cs="Lora"/>
            </w:rPr>
            <w:fldChar w:fldCharType="end"/>
          </w:r>
        </w:sdtContent>
      </w:sdt>
      <w:r w:rsidR="006C42CD">
        <w:rPr>
          <w:rFonts w:eastAsia="Lora" w:cs="Lora"/>
        </w:rPr>
        <w:t>.</w:t>
      </w:r>
    </w:p>
    <w:p w14:paraId="04CAC425" w14:textId="7045FEAD" w:rsidR="006704B8" w:rsidRDefault="00FE5BC1">
      <w:pPr>
        <w:rPr>
          <w:rFonts w:eastAsia="Lora" w:cs="Lora"/>
        </w:rPr>
      </w:pPr>
      <w:r>
        <w:rPr>
          <w:rFonts w:eastAsia="Lora" w:cs="Lora"/>
        </w:rPr>
        <w:t xml:space="preserve">Untersuchungen </w:t>
      </w:r>
      <w:r w:rsidR="003967C9">
        <w:rPr>
          <w:rFonts w:eastAsia="Lora" w:cs="Lora"/>
        </w:rPr>
        <w:t>zur</w:t>
      </w:r>
      <w:r>
        <w:rPr>
          <w:rFonts w:eastAsia="Lora" w:cs="Lora"/>
        </w:rPr>
        <w:t xml:space="preserve"> Herkunft von Abgeordneten</w:t>
      </w:r>
      <w:r w:rsidR="003967C9">
        <w:rPr>
          <w:rFonts w:eastAsia="Lora" w:cs="Lora"/>
        </w:rPr>
        <w:t xml:space="preserve"> </w:t>
      </w:r>
      <w:r>
        <w:rPr>
          <w:rFonts w:eastAsia="Lora" w:cs="Lora"/>
        </w:rPr>
        <w:t xml:space="preserve">fokussieren </w:t>
      </w:r>
      <w:r w:rsidR="00DA5DDE">
        <w:rPr>
          <w:rFonts w:eastAsia="Lora" w:cs="Lora"/>
        </w:rPr>
        <w:t>meist a</w:t>
      </w:r>
      <w:r>
        <w:rPr>
          <w:rFonts w:eastAsia="Lora" w:cs="Lora"/>
        </w:rPr>
        <w:t>uf</w:t>
      </w:r>
      <w:r w:rsidR="00DA5DDE">
        <w:rPr>
          <w:rFonts w:eastAsia="Lora" w:cs="Lora"/>
        </w:rPr>
        <w:t xml:space="preserve"> </w:t>
      </w:r>
      <w:r w:rsidR="005B7CA9">
        <w:rPr>
          <w:rFonts w:eastAsia="Lora" w:cs="Lora"/>
        </w:rPr>
        <w:t>die</w:t>
      </w:r>
      <w:r w:rsidR="00DA5DDE">
        <w:rPr>
          <w:rFonts w:eastAsia="Lora" w:cs="Lora"/>
        </w:rPr>
        <w:t xml:space="preserve"> Zugehörigkeit zu bestimmten </w:t>
      </w:r>
      <w:r w:rsidR="001F2EC6">
        <w:rPr>
          <w:rFonts w:eastAsia="Lora" w:cs="Lora"/>
        </w:rPr>
        <w:t xml:space="preserve">diskriminierten </w:t>
      </w:r>
      <w:r w:rsidR="00DA5DDE">
        <w:rPr>
          <w:rFonts w:eastAsia="Lora" w:cs="Lora"/>
        </w:rPr>
        <w:t>Gruppen</w:t>
      </w:r>
      <w:r w:rsidR="00304724">
        <w:rPr>
          <w:rFonts w:eastAsia="Lora" w:cs="Lora"/>
        </w:rPr>
        <w:t>.</w:t>
      </w:r>
      <w:r w:rsidR="003967C9">
        <w:rPr>
          <w:rFonts w:eastAsia="Lora" w:cs="Lora"/>
        </w:rPr>
        <w:t xml:space="preserve"> </w:t>
      </w:r>
      <w:r w:rsidR="00DA5DDE">
        <w:rPr>
          <w:rFonts w:eastAsia="Lora" w:cs="Lora"/>
        </w:rPr>
        <w:t xml:space="preserve">Dabei wird vielfach konstatiert, dass diese </w:t>
      </w:r>
      <w:r w:rsidR="00DA5DDE" w:rsidRPr="00DA5DDE">
        <w:rPr>
          <w:rFonts w:eastAsia="Lora" w:cs="Lora"/>
        </w:rPr>
        <w:t>in politischen Entscheidungsgremien, Regierungen und Verwaltungen unterrepräsentiert</w:t>
      </w:r>
      <w:r w:rsidR="00DA5DDE">
        <w:rPr>
          <w:rFonts w:eastAsia="Lora" w:cs="Lora"/>
        </w:rPr>
        <w:t xml:space="preserve"> sind</w:t>
      </w:r>
      <w:r w:rsidR="0060136B">
        <w:rPr>
          <w:rFonts w:eastAsia="Lora" w:cs="Lora"/>
        </w:rPr>
        <w:t xml:space="preserve"> </w:t>
      </w:r>
      <w:sdt>
        <w:sdtPr>
          <w:rPr>
            <w:rFonts w:eastAsia="Lora" w:cs="Lora"/>
          </w:rPr>
          <w:alias w:val="To edit, see citavi.com/edit"/>
          <w:tag w:val="CitaviPlaceholder#cd84aa62-6fc9-4b11-be6d-6544defd8b03"/>
          <w:id w:val="60838218"/>
          <w:placeholder>
            <w:docPart w:val="DefaultPlaceholder_-1854013440"/>
          </w:placeholder>
        </w:sdtPr>
        <w:sdtContent>
          <w:r w:rsidR="0060136B">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TYyZTYyLWZjYjgtNDc4MS04MDlmLWY0NzQ2NzcwOTE3YiIsIlJhbmdlTGVuZ3RoIjoxOCwiUmVmZXJlbmNlSWQiOiIzYzM4M2Q4OC03MDIwLTRhYjctYTc3My03ZWNlN2JmYWMwZ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NDMyNC85NzgwMjAzODQzNjA0IiwiVXJpU3RyaW5nIjoiaHR0cHM6Ly9kb2kub3JnLzEwLjQzMjQvOTc4MDIwMzg0MzYw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}</w:instrText>
          </w:r>
          <w:r w:rsidR="0060136B">
            <w:rPr>
              <w:rFonts w:eastAsia="Lora" w:cs="Lora"/>
            </w:rPr>
            <w:fldChar w:fldCharType="separate"/>
          </w:r>
          <w:r w:rsidR="00E517D4">
            <w:rPr>
              <w:rFonts w:eastAsia="Lora" w:cs="Lora"/>
            </w:rPr>
            <w:t>(Bird et al. 2010)</w:t>
          </w:r>
          <w:r w:rsidR="0060136B">
            <w:rPr>
              <w:rFonts w:eastAsia="Lora" w:cs="Lora"/>
            </w:rPr>
            <w:fldChar w:fldCharType="end"/>
          </w:r>
        </w:sdtContent>
      </w:sdt>
      <w:r w:rsidR="00DA5DDE">
        <w:rPr>
          <w:rFonts w:eastAsia="Lora" w:cs="Lora"/>
        </w:rPr>
        <w:t>.</w:t>
      </w:r>
      <w:r w:rsidR="00E422C6">
        <w:rPr>
          <w:rFonts w:eastAsia="Lora" w:cs="Lora"/>
        </w:rPr>
        <w:t xml:space="preserve"> </w:t>
      </w:r>
      <w:r w:rsidR="00433384">
        <w:rPr>
          <w:rFonts w:eastAsia="Lora" w:cs="Lora"/>
        </w:rPr>
        <w:t xml:space="preserve">Beispielsweise zeigen </w:t>
      </w:r>
      <w:r w:rsidR="00F44AC4">
        <w:rPr>
          <w:rFonts w:eastAsia="Lora" w:cs="Lora"/>
        </w:rPr>
        <w:t xml:space="preserve">Personen mit </w:t>
      </w:r>
      <w:r w:rsidR="00E422C6">
        <w:rPr>
          <w:rFonts w:eastAsia="Lora" w:cs="Lora"/>
        </w:rPr>
        <w:t xml:space="preserve">Migrationsgeschichte </w:t>
      </w:r>
      <w:r w:rsidR="00DA5DDE">
        <w:rPr>
          <w:rFonts w:eastAsia="Lora" w:cs="Lora"/>
        </w:rPr>
        <w:t xml:space="preserve">eine </w:t>
      </w:r>
      <w:r w:rsidR="00DA5DDE">
        <w:rPr>
          <w:rFonts w:eastAsia="Lora" w:cs="Lora"/>
        </w:rPr>
        <w:lastRenderedPageBreak/>
        <w:t xml:space="preserve">deutlich größere Aktivität </w:t>
      </w:r>
      <w:r w:rsidR="00E422C6">
        <w:rPr>
          <w:rFonts w:eastAsia="Lora" w:cs="Lora"/>
        </w:rPr>
        <w:t>in Fragestellungen</w:t>
      </w:r>
      <w:r w:rsidR="00010942">
        <w:rPr>
          <w:rFonts w:eastAsia="Lora" w:cs="Lora"/>
        </w:rPr>
        <w:t xml:space="preserve">, die </w:t>
      </w:r>
      <w:r w:rsidR="00F44AC4">
        <w:rPr>
          <w:rFonts w:eastAsia="Lora" w:cs="Lora"/>
        </w:rPr>
        <w:t>besonders ebendiese gesellschaftliche Gruppen</w:t>
      </w:r>
      <w:r w:rsidR="00E422C6">
        <w:rPr>
          <w:rFonts w:eastAsia="Lora" w:cs="Lora"/>
        </w:rPr>
        <w:t xml:space="preserve"> </w:t>
      </w:r>
      <w:r w:rsidR="00010942">
        <w:rPr>
          <w:rFonts w:eastAsia="Lora" w:cs="Lora"/>
        </w:rPr>
        <w:t>betreffen</w:t>
      </w:r>
      <w:r w:rsidR="003967C9">
        <w:rPr>
          <w:rFonts w:eastAsia="Lora" w:cs="Lora"/>
        </w:rPr>
        <w:t xml:space="preserve"> </w:t>
      </w:r>
      <w:sdt>
        <w:sdtPr>
          <w:rPr>
            <w:rFonts w:eastAsia="Lora" w:cs="Lora"/>
          </w:rPr>
          <w:alias w:val="To edit, see citavi.com/edit"/>
          <w:tag w:val="CitaviPlaceholder#cf2d8ac0-bdb8-4e0f-9a4d-4c09df56251f"/>
          <w:id w:val="791865764"/>
          <w:placeholder>
            <w:docPart w:val="DefaultPlaceholder_-1854013440"/>
          </w:placeholder>
        </w:sdtPr>
        <w:sdtContent>
          <w:r w:rsidR="003967C9">
            <w:rPr>
              <w:rFonts w:eastAsia="Lora" w:cs="Lora"/>
            </w:rPr>
            <w:fldChar w:fldCharType="begin"/>
          </w:r>
          <w:r w:rsidR="0045154A">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OTNlY2EzLTBhMzYtNDRkMC1hNDAzLTM4YjAzOWRhYjZmYyIsIlJhbmdlTGVuZ3RoIjoxMSwiUmVmZXJlbmNlSWQiOiIwYmRjOTBjNS1kNWE3LTRiMTYtYTBhMi04Y2E1MWIyZTZm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ODAvMTM1NzIzMzQuMjAxNC45MDc2MDEiLCJVcmlTdHJpbmciOiJodHRwczovL2RvaS5vcmcvMTAuMTA4MC8xMzU3MjMzNC4yMDE0LjkwNzYw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}</w:instrText>
          </w:r>
          <w:r w:rsidR="003967C9">
            <w:rPr>
              <w:rFonts w:eastAsia="Lora" w:cs="Lora"/>
            </w:rPr>
            <w:fldChar w:fldCharType="separate"/>
          </w:r>
          <w:r w:rsidR="003967C9">
            <w:rPr>
              <w:rFonts w:eastAsia="Lora" w:cs="Lora"/>
            </w:rPr>
            <w:t>(Wüst 2014)</w:t>
          </w:r>
          <w:r w:rsidR="003967C9">
            <w:rPr>
              <w:rFonts w:eastAsia="Lora" w:cs="Lora"/>
            </w:rPr>
            <w:fldChar w:fldCharType="end"/>
          </w:r>
        </w:sdtContent>
      </w:sdt>
      <w:r w:rsidR="00010942">
        <w:rPr>
          <w:rFonts w:eastAsia="Lora" w:cs="Lora"/>
        </w:rPr>
        <w:t xml:space="preserve">. Zudem gibt es Hinweise darauf, dass </w:t>
      </w:r>
      <w:r w:rsidR="00E422C6">
        <w:rPr>
          <w:rFonts w:eastAsia="Lora" w:cs="Lora"/>
        </w:rPr>
        <w:t>sie</w:t>
      </w:r>
      <w:r w:rsidR="00010942">
        <w:rPr>
          <w:rFonts w:eastAsia="Lora" w:cs="Lora"/>
        </w:rPr>
        <w:t xml:space="preserve"> sich in den entsprechenden Debatten anders positionieren als Abgeordnete</w:t>
      </w:r>
      <w:r w:rsidR="00E422C6">
        <w:rPr>
          <w:rFonts w:eastAsia="Lora" w:cs="Lora"/>
        </w:rPr>
        <w:t xml:space="preserve">, die derlei Erfahrungen nicht gemacht haben </w:t>
      </w:r>
      <w:sdt>
        <w:sdtPr>
          <w:rPr>
            <w:rFonts w:eastAsia="Lora" w:cs="Lora"/>
          </w:rPr>
          <w:alias w:val="To edit, see citavi.com/edit"/>
          <w:tag w:val="CitaviPlaceholder#f4a676fe-470e-4769-a5db-48f4037910a6"/>
          <w:id w:val="504249350"/>
          <w:placeholder>
            <w:docPart w:val="4B1F85BBB93E4EAA99378A69A54CAE16"/>
          </w:placeholder>
        </w:sdtPr>
        <w:sdtContent>
          <w:r w:rsidR="003967C9">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NTIyZGIzLWZlMjctNDExNS05M2I5LTQwZTNhNDQ0MTQ4ZiIsIlJhbmdlTGVuZ3RoIjoyMiwiUmVmZXJlbmNlSWQiOiJlODE2NDUzNy00N2Q4LTQ3MjQtYTYxZi0zZGNkNTdiMjVjY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NTc3MS8wMDMyLTM0NzAtMjAxNy0yLTIwNSIsIlVyaVN0cmluZyI6Imh0dHBzOi8vZG9pLm9yZy8xMC41NzcxLzAwMzItMzQ3MC0yMDE3LTItMjA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}</w:instrText>
          </w:r>
          <w:r w:rsidR="003967C9">
            <w:rPr>
              <w:rFonts w:eastAsia="Lora" w:cs="Lora"/>
            </w:rPr>
            <w:fldChar w:fldCharType="separate"/>
          </w:r>
          <w:r w:rsidR="00E517D4">
            <w:rPr>
              <w:rFonts w:eastAsia="Lora" w:cs="Lora"/>
            </w:rPr>
            <w:t>(Blätte und Wüst 2017)</w:t>
          </w:r>
          <w:r w:rsidR="003967C9">
            <w:rPr>
              <w:rFonts w:eastAsia="Lora" w:cs="Lora"/>
            </w:rPr>
            <w:fldChar w:fldCharType="end"/>
          </w:r>
        </w:sdtContent>
      </w:sdt>
      <w:r w:rsidR="003967C9">
        <w:rPr>
          <w:rFonts w:eastAsia="Lora" w:cs="Lora"/>
        </w:rPr>
        <w:t>.</w:t>
      </w:r>
    </w:p>
    <w:p w14:paraId="5D9BD1F0" w14:textId="2A691112" w:rsidR="00C50124" w:rsidRDefault="000E5BC1" w:rsidP="00C541C4">
      <w:pPr>
        <w:rPr>
          <w:rFonts w:eastAsia="Lora" w:cs="Lora"/>
        </w:rPr>
      </w:pPr>
      <w:r>
        <w:rPr>
          <w:rFonts w:eastAsia="Lora" w:cs="Lora"/>
        </w:rPr>
        <w:t xml:space="preserve">Deskriptive Repräsentation kann aber auch über </w:t>
      </w:r>
      <w:r w:rsidR="005B2BFB">
        <w:rPr>
          <w:rFonts w:eastAsia="Lora" w:cs="Lora"/>
        </w:rPr>
        <w:t>substanzielle</w:t>
      </w:r>
      <w:r>
        <w:rPr>
          <w:rFonts w:eastAsia="Lora" w:cs="Lora"/>
        </w:rPr>
        <w:t xml:space="preserve"> Repräsentation hinaus </w:t>
      </w:r>
      <w:r w:rsidR="00897B72">
        <w:rPr>
          <w:rFonts w:eastAsia="Lora" w:cs="Lora"/>
        </w:rPr>
        <w:t>positive Effekte entfalten</w:t>
      </w:r>
      <w:r>
        <w:rPr>
          <w:rFonts w:eastAsia="Lora" w:cs="Lora"/>
        </w:rPr>
        <w:t xml:space="preserve">. Sie kann </w:t>
      </w:r>
      <w:r w:rsidRPr="00301120">
        <w:rPr>
          <w:rFonts w:eastAsia="Lora" w:cs="Lora"/>
        </w:rPr>
        <w:t>dabei helfen</w:t>
      </w:r>
      <w:r w:rsidR="00E422C6">
        <w:rPr>
          <w:rFonts w:eastAsia="Lora" w:cs="Lora"/>
        </w:rPr>
        <w:t>,</w:t>
      </w:r>
      <w:r w:rsidRPr="00301120">
        <w:rPr>
          <w:rFonts w:eastAsia="Lora" w:cs="Lora"/>
        </w:rPr>
        <w:t xml:space="preserve"> Statusunterschiede zwischen Gruppen zu dekonstruieren</w:t>
      </w:r>
      <w:r w:rsidR="007D6DBE">
        <w:rPr>
          <w:rFonts w:eastAsia="Lora" w:cs="Lora"/>
        </w:rPr>
        <w:t xml:space="preserve"> </w:t>
      </w:r>
      <w:sdt>
        <w:sdtPr>
          <w:rPr>
            <w:rFonts w:eastAsia="Lora" w:cs="Lora"/>
          </w:rPr>
          <w:alias w:val="To edit, see citavi.com/edit"/>
          <w:tag w:val="CitaviPlaceholder#101b35b0-39d8-422d-b9db-cae71b640360"/>
          <w:id w:val="-2087901257"/>
          <w:placeholder>
            <w:docPart w:val="DefaultPlaceholder_-1854013440"/>
          </w:placeholder>
        </w:sdtPr>
        <w:sdtContent>
          <w:r w:rsidR="007D6DBE">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ZTBjNWJjLWVlMDUtNDNkYS05Mjk0LTAwMGE3ZDcwNzIxNyIsIlJhbmdlTGVuZ3RoIjoyNSwiUmVmZXJlbmNlSWQiOiJlYzJlNjUxYS1kMDNmLTRiZDctYjMyYS0wZDBlYmY4NjIxO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Q4IiwiU3RhcnRQYWdlIjp7IiRpZCI6IjUiLCIkdHlwZSI6IlN3aXNzQWNhZGVtaWMuUGFnZU51bWJlciwgU3dpc3NBY2FkZW1pYyIsIklzRnVsbHlOdW1lcmljIjp0cnVlLCJOdW1iZXIiOjY0OCwiTnVtYmVyaW5nVHlwZSI6MCwiTnVtZXJhbFN5c3RlbSI6MCwiT3JpZ2luYWxTdHJpbmciOiI2NDgiLCJQcmV0dHlTdHJpbmciOiI2ND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}</w:instrText>
          </w:r>
          <w:r w:rsidR="007D6DBE">
            <w:rPr>
              <w:rFonts w:eastAsia="Lora" w:cs="Lora"/>
            </w:rPr>
            <w:fldChar w:fldCharType="separate"/>
          </w:r>
          <w:r w:rsidR="00E517D4">
            <w:rPr>
              <w:rFonts w:eastAsia="Lora" w:cs="Lora"/>
            </w:rPr>
            <w:t>(Mansbridge 1999, S. 648)</w:t>
          </w:r>
          <w:r w:rsidR="007D6DBE">
            <w:rPr>
              <w:rFonts w:eastAsia="Lora" w:cs="Lora"/>
            </w:rPr>
            <w:fldChar w:fldCharType="end"/>
          </w:r>
        </w:sdtContent>
      </w:sdt>
      <w:r>
        <w:rPr>
          <w:rFonts w:eastAsia="Lora" w:cs="Lora"/>
        </w:rPr>
        <w:t xml:space="preserve">. </w:t>
      </w:r>
      <w:r w:rsidR="00C50124">
        <w:rPr>
          <w:rFonts w:eastAsia="Lora" w:cs="Lora"/>
        </w:rPr>
        <w:t xml:space="preserve">Die Wahrnehmung </w:t>
      </w:r>
      <w:r>
        <w:rPr>
          <w:rFonts w:eastAsia="Lora" w:cs="Lora"/>
        </w:rPr>
        <w:t>bzw. der objektiv</w:t>
      </w:r>
      <w:r w:rsidR="00C50124">
        <w:rPr>
          <w:rFonts w:eastAsia="Lora" w:cs="Lora"/>
        </w:rPr>
        <w:t xml:space="preserve"> plausible </w:t>
      </w:r>
      <w:r>
        <w:rPr>
          <w:rFonts w:eastAsia="Lora" w:cs="Lora"/>
        </w:rPr>
        <w:t>Umstand „</w:t>
      </w:r>
      <w:proofErr w:type="spellStart"/>
      <w:r>
        <w:rPr>
          <w:rFonts w:eastAsia="Lora" w:cs="Lora"/>
        </w:rPr>
        <w:t>Bürger</w:t>
      </w:r>
      <w:r w:rsidR="00C50124">
        <w:rPr>
          <w:rFonts w:eastAsia="Lora" w:cs="Lora"/>
        </w:rPr>
        <w:t>:in</w:t>
      </w:r>
      <w:proofErr w:type="spellEnd"/>
      <w:r>
        <w:rPr>
          <w:rFonts w:eastAsia="Lora" w:cs="Lora"/>
        </w:rPr>
        <w:t xml:space="preserve"> </w:t>
      </w:r>
      <w:r w:rsidR="00C50124">
        <w:rPr>
          <w:rFonts w:eastAsia="Lora" w:cs="Lora"/>
        </w:rPr>
        <w:t>zweiter</w:t>
      </w:r>
      <w:r>
        <w:rPr>
          <w:rFonts w:eastAsia="Lora" w:cs="Lora"/>
        </w:rPr>
        <w:t xml:space="preserve"> Klasse“ zu sein</w:t>
      </w:r>
      <w:r w:rsidR="00897B72">
        <w:rPr>
          <w:rFonts w:eastAsia="Lora" w:cs="Lora"/>
        </w:rPr>
        <w:t>,</w:t>
      </w:r>
      <w:r>
        <w:rPr>
          <w:rFonts w:eastAsia="Lora" w:cs="Lora"/>
        </w:rPr>
        <w:t xml:space="preserve"> </w:t>
      </w:r>
      <w:r w:rsidR="00897B72">
        <w:rPr>
          <w:rFonts w:eastAsia="Lora" w:cs="Lora"/>
        </w:rPr>
        <w:t xml:space="preserve">verstärkt </w:t>
      </w:r>
      <w:r>
        <w:rPr>
          <w:rFonts w:eastAsia="Lora" w:cs="Lora"/>
        </w:rPr>
        <w:t xml:space="preserve">sich für benachteiligte Gruppen, </w:t>
      </w:r>
      <w:r w:rsidR="00897B72">
        <w:rPr>
          <w:rFonts w:eastAsia="Lora" w:cs="Lora"/>
        </w:rPr>
        <w:t xml:space="preserve">wenn sie </w:t>
      </w:r>
      <w:r>
        <w:rPr>
          <w:rFonts w:eastAsia="Lora" w:cs="Lora"/>
        </w:rPr>
        <w:t xml:space="preserve">sich auch in Parlament und Regierung selten wiedererkennen. Umgekehrt </w:t>
      </w:r>
      <w:r w:rsidR="00C50124">
        <w:rPr>
          <w:rFonts w:eastAsia="Lora" w:cs="Lora"/>
        </w:rPr>
        <w:t>kann es das Gefühl politischer Teilhabe</w:t>
      </w:r>
      <w:r>
        <w:rPr>
          <w:rFonts w:eastAsia="Lora" w:cs="Lora"/>
        </w:rPr>
        <w:t>, wenn sie zumindest in etwa proportional in den politischen Eliten vertreten sind</w:t>
      </w:r>
      <w:r w:rsidR="00C50124">
        <w:rPr>
          <w:rFonts w:eastAsia="Lora" w:cs="Lora"/>
        </w:rPr>
        <w:t>, befördern</w:t>
      </w:r>
      <w:r w:rsidR="00DF715C">
        <w:rPr>
          <w:rFonts w:eastAsia="Lora" w:cs="Lora"/>
        </w:rPr>
        <w:t xml:space="preserve"> </w:t>
      </w:r>
      <w:sdt>
        <w:sdtPr>
          <w:rPr>
            <w:rFonts w:eastAsia="Lora" w:cs="Lora"/>
          </w:rPr>
          <w:alias w:val="To edit, see citavi.com/edit"/>
          <w:tag w:val="CitaviPlaceholder#b0225834-2c09-420c-adbd-a0d3f5ebd76c"/>
          <w:id w:val="779065317"/>
          <w:placeholder>
            <w:docPart w:val="DefaultPlaceholder_-1854013440"/>
          </w:placeholder>
        </w:sdtPr>
        <w:sdtContent>
          <w:r w:rsidR="00DF715C">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MWJiN2EyLWQ2YjMtNDk1Mi1hZTdkLWI3ZjU5OWM2OGMyMyIsIlJhbmdlTGVuZ3RoIjoyMywiUmVmZXJlbmNlSWQiOiI3NjRmMzUxOC1mNGFjLTQxYTMtODAyNS1mZGE2YmRlZmE1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DAvMTAzNjExNDYuMjAyMC4xODA0ODM0IiwiVXJpU3RyaW5nIjoiaHR0cHM6Ly9kb2kub3JnLzEwLjEwODAvMTAzNjExNDYuMjAyMC4xODA0ODM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}</w:instrText>
          </w:r>
          <w:r w:rsidR="00DF715C">
            <w:rPr>
              <w:rFonts w:eastAsia="Lora" w:cs="Lora"/>
            </w:rPr>
            <w:fldChar w:fldCharType="separate"/>
          </w:r>
          <w:r w:rsidR="00DF715C">
            <w:rPr>
              <w:rFonts w:eastAsia="Lora" w:cs="Lora"/>
            </w:rPr>
            <w:t>(Snagovsky et al. 2020)</w:t>
          </w:r>
          <w:r w:rsidR="00DF715C">
            <w:rPr>
              <w:rFonts w:eastAsia="Lora" w:cs="Lora"/>
            </w:rPr>
            <w:fldChar w:fldCharType="end"/>
          </w:r>
        </w:sdtContent>
      </w:sdt>
      <w:r>
        <w:rPr>
          <w:rFonts w:eastAsia="Lora" w:cs="Lora"/>
        </w:rPr>
        <w:t>. So wird politische Gleichheit direkt erleb- und sichtbar</w:t>
      </w:r>
      <w:r w:rsidR="00026411">
        <w:rPr>
          <w:rFonts w:eastAsia="Lora" w:cs="Lora"/>
        </w:rPr>
        <w:t xml:space="preserve">. In der deutschen Debatte dürfte neben dem gemeinhin beobachtbaren </w:t>
      </w:r>
      <w:r w:rsidR="00A55B35" w:rsidRPr="00C77C8F">
        <w:rPr>
          <w:rFonts w:eastAsia="Lora" w:cs="Lora"/>
        </w:rPr>
        <w:t>Spannungen</w:t>
      </w:r>
      <w:r w:rsidR="00A55B35">
        <w:rPr>
          <w:rFonts w:eastAsia="Lora" w:cs="Lora"/>
        </w:rPr>
        <w:t xml:space="preserve"> zwischen Stadt und Land auch der Konflikt zwischen Ost- und Westdeutschen </w:t>
      </w:r>
      <w:r w:rsidR="00C541C4">
        <w:rPr>
          <w:rFonts w:eastAsia="Lora" w:cs="Lora"/>
        </w:rPr>
        <w:t xml:space="preserve">relevant sein </w:t>
      </w:r>
      <w:sdt>
        <w:sdtPr>
          <w:rPr>
            <w:rFonts w:eastAsia="Lora" w:cs="Lora"/>
          </w:rPr>
          <w:alias w:val="To edit, see citavi.com/edit"/>
          <w:tag w:val="CitaviPlaceholder#103121cb-9035-4ae5-9f24-fb4466f15b10"/>
          <w:id w:val="1947497941"/>
          <w:placeholder>
            <w:docPart w:val="DefaultPlaceholder_-1854013440"/>
          </w:placeholder>
        </w:sdtPr>
        <w:sdtContent>
          <w:r w:rsidR="004D304C">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TEzMjJjLTI5ZjItNDY3MS1hODZiLWNlOWMzMTYyZTI2MiIsIlJhbmdlTGVuZ3RoIjoxOSwiUmVmZXJlbmNlSWQiOiIyYTg1MmQ2Yi1lMWFlLTRiN2QtYjZkYy00YjlhODgzMDdmN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zMTIzNS9vc2YuaW8vNDgzZmIiLCJVcmlTdHJpbmciOiJodHRwczovL2RvaS5vcmcvMTAuMzEyMzUvb3NmLmlvLzQ4M2Zi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}</w:instrText>
          </w:r>
          <w:r w:rsidR="004D304C">
            <w:rPr>
              <w:rFonts w:eastAsia="Lora" w:cs="Lora"/>
            </w:rPr>
            <w:fldChar w:fldCharType="separate"/>
          </w:r>
          <w:r w:rsidR="00E517D4">
            <w:rPr>
              <w:rFonts w:eastAsia="Lora" w:cs="Lora"/>
            </w:rPr>
            <w:t>(Heide et al. 2023)</w:t>
          </w:r>
          <w:r w:rsidR="004D304C">
            <w:rPr>
              <w:rFonts w:eastAsia="Lora" w:cs="Lora"/>
            </w:rPr>
            <w:fldChar w:fldCharType="end"/>
          </w:r>
        </w:sdtContent>
      </w:sdt>
      <w:r>
        <w:rPr>
          <w:rFonts w:eastAsia="Lora" w:cs="Lora"/>
        </w:rPr>
        <w:t>.</w:t>
      </w:r>
      <w:r w:rsidR="00897B72">
        <w:rPr>
          <w:rFonts w:eastAsia="Lora" w:cs="Lora"/>
        </w:rPr>
        <w:t xml:space="preserve"> </w:t>
      </w:r>
      <w:r w:rsidR="00C50124">
        <w:rPr>
          <w:rFonts w:eastAsia="Lora" w:cs="Lora"/>
        </w:rPr>
        <w:t xml:space="preserve">Zudem stellt </w:t>
      </w:r>
      <w:sdt>
        <w:sdtPr>
          <w:rPr>
            <w:rFonts w:eastAsia="Lora" w:cs="Lora"/>
          </w:rPr>
          <w:alias w:val="To edit, see citavi.com/edit"/>
          <w:tag w:val="CitaviPlaceholder#286cc53f-197e-4650-8264-b754446ba9ea"/>
          <w:id w:val="299422260"/>
          <w:placeholder>
            <w:docPart w:val="5F72A090A0472046B6CD49CABE5D04C2"/>
          </w:placeholder>
        </w:sdtPr>
        <w:sdtContent>
          <w:r w:rsidR="00C50124">
            <w:rPr>
              <w:rFonts w:eastAsia="Lora" w:cs="Lora"/>
            </w:rPr>
            <w:fldChar w:fldCharType="begin"/>
          </w:r>
          <w:r w:rsidR="00C5012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TY4NGIyLTJmYmUtNDYxMC05MzJlLTZkNTA4NDI3NjI0OCIsIlJhbmdlTGVuZ3RoIjoxMiwiUmVmZXJlbmNlSWQiOiI0OTBiMjRmNC0xYWM4LTQ3N2QtYWZjMy03NDg4NGFlYzdjY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i4xNTQwLTYyMzcuMjAwNy4wMDQ5NC54IiwiVXJpU3RyaW5nIjoiaHR0cHM6Ly9kb2kub3JnLzEwLjExMTEvai4xNTQwLTYyMzcuMjAwNy4wMDQ5NC54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}</w:instrText>
          </w:r>
          <w:r w:rsidR="00C50124">
            <w:rPr>
              <w:rFonts w:eastAsia="Lora" w:cs="Lora"/>
            </w:rPr>
            <w:fldChar w:fldCharType="separate"/>
          </w:r>
          <w:r w:rsidR="00C50124">
            <w:rPr>
              <w:rFonts w:eastAsia="Lora" w:cs="Lora"/>
            </w:rPr>
            <w:t xml:space="preserve">Ulbig </w:t>
          </w:r>
          <w:r w:rsidR="00C541C4">
            <w:rPr>
              <w:rFonts w:eastAsia="Lora" w:cs="Lora"/>
            </w:rPr>
            <w:t>(</w:t>
          </w:r>
          <w:r w:rsidR="00C50124">
            <w:rPr>
              <w:rFonts w:eastAsia="Lora" w:cs="Lora"/>
            </w:rPr>
            <w:t>2007)</w:t>
          </w:r>
          <w:r w:rsidR="00C50124">
            <w:rPr>
              <w:rFonts w:eastAsia="Lora" w:cs="Lora"/>
            </w:rPr>
            <w:fldChar w:fldCharType="end"/>
          </w:r>
        </w:sdtContent>
      </w:sdt>
      <w:r w:rsidR="00C50124">
        <w:rPr>
          <w:rFonts w:eastAsia="Lora" w:cs="Lora"/>
        </w:rPr>
        <w:t xml:space="preserve"> fest, dass das Vertrauen von Frauen in den USA steigt, wenn ein höherer Anteil der Abgeordneten in Kommunalparlamenten Frauen sind. Umgekehrt weisen </w:t>
      </w:r>
      <w:proofErr w:type="spellStart"/>
      <w:r w:rsidR="00C50124">
        <w:rPr>
          <w:rFonts w:eastAsia="Lora" w:cs="Lora"/>
        </w:rPr>
        <w:t>Stockemer</w:t>
      </w:r>
      <w:proofErr w:type="spellEnd"/>
      <w:r w:rsidR="00C50124">
        <w:rPr>
          <w:rFonts w:eastAsia="Lora" w:cs="Lora"/>
        </w:rPr>
        <w:t xml:space="preserve"> und Sundström </w:t>
      </w:r>
      <w:sdt>
        <w:sdtPr>
          <w:rPr>
            <w:rFonts w:eastAsia="Lora" w:cs="Lora"/>
          </w:rPr>
          <w:alias w:val="To edit, see citavi.com/edit"/>
          <w:tag w:val="CitaviPlaceholder#598b1ffd-b777-4e2f-a441-14594ce92b68"/>
          <w:id w:val="-793599250"/>
          <w:placeholder>
            <w:docPart w:val="12D34368EDFD6A4FA6BC9DEF74AEA363"/>
          </w:placeholder>
        </w:sdtPr>
        <w:sdtContent>
          <w:r w:rsidR="00C50124">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ODZmNmY0LTEyNDYtNDBjNS05MjZmLWQxY2JjYzM0NTRhYSIsIlJhbmdlTGVuZ3RoIjo2LCJSZWZlcmVuY2VJZCI6ImE4MjgzOTMyLTFkMTUtNGNjYS05M2MxLTM5YWI1OWUzOTdl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cvUzE3NTU3NzM5MTgwMDAwNDgiLCJVcmlTdHJpbmciOiJodHRwczovL2RvaS5vcmcvMTAuMTAxNy9TMTc1NTc3MzkxODAwMDA0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xOCkifV19LCJUYWciOiJDaXRhdmlQbGFjZWhvbGRlciM1OThiMWZmZC1iNzc3LTRlMmYtYTQ0MS0xNDU5NGNlOTJiNjgiLCJUZXh0IjoiKDIwMTgpIiwiV0FJVmVyc2lvbiI6IjYuMTQuNC4wIn0=}</w:instrText>
          </w:r>
          <w:r w:rsidR="00C50124">
            <w:rPr>
              <w:rFonts w:eastAsia="Lora" w:cs="Lora"/>
            </w:rPr>
            <w:fldChar w:fldCharType="separate"/>
          </w:r>
          <w:r w:rsidR="00C50124">
            <w:rPr>
              <w:rFonts w:eastAsia="Lora" w:cs="Lora"/>
            </w:rPr>
            <w:t>(2018)</w:t>
          </w:r>
          <w:r w:rsidR="00C50124">
            <w:rPr>
              <w:rFonts w:eastAsia="Lora" w:cs="Lora"/>
            </w:rPr>
            <w:fldChar w:fldCharType="end"/>
          </w:r>
        </w:sdtContent>
      </w:sdt>
      <w:r w:rsidR="00C50124">
        <w:rPr>
          <w:rFonts w:eastAsia="Lora" w:cs="Lora"/>
        </w:rPr>
        <w:t xml:space="preserve"> auf ein </w:t>
      </w:r>
      <w:r w:rsidR="00C50124" w:rsidRPr="00C50124">
        <w:rPr>
          <w:rFonts w:eastAsia="Times New Roman" w:cs="Times New Roman"/>
          <w:color w:val="000000"/>
        </w:rPr>
        <w:t>zurückgehendes Interesse an politischen Prozessen unter jungen Menschen sowie an der Teilnahme daran hin, wenn wachsende Teile der Entscheidungsträger:innen älteren Altersgruppen angehören. Wie an diesen Beispielen deutlich wird, haben rückläufige Grade an deskriptiver Repräsentation auch Implikationen für politische Systeme als Ganzes.</w:t>
      </w:r>
    </w:p>
    <w:p w14:paraId="515C6A48" w14:textId="1D7BD45C" w:rsidR="002C52E4" w:rsidRDefault="00C50124">
      <w:pPr>
        <w:rPr>
          <w:color w:val="000000"/>
        </w:rPr>
      </w:pPr>
      <w:r>
        <w:rPr>
          <w:color w:val="000000"/>
        </w:rPr>
        <w:t>Um der vielfach festgestellten Unterrepräsentation diverser gesellschaftlicher Gruppen beizukommen, werden verschiedene Möglichkeiten zur Korrektur erörtert.</w:t>
      </w:r>
      <w:r w:rsidR="002C52E4">
        <w:rPr>
          <w:color w:val="000000"/>
        </w:rPr>
        <w:t xml:space="preserve"> </w:t>
      </w:r>
      <w:r>
        <w:rPr>
          <w:color w:val="000000"/>
        </w:rPr>
        <w:t xml:space="preserve">Diese reichen von Änderungen des Wahlsystems </w:t>
      </w:r>
      <w:sdt>
        <w:sdtPr>
          <w:rPr>
            <w:rFonts w:eastAsia="Lora" w:cs="Lora"/>
          </w:rPr>
          <w:alias w:val="To edit, see citavi.com/edit"/>
          <w:tag w:val="CitaviPlaceholder#3f98d5fb-0074-47f8-b1ba-84d221e60361"/>
          <w:id w:val="1877892714"/>
          <w:placeholder>
            <w:docPart w:val="9653775F44C8A741B11F6212EB5464A8"/>
          </w:placeholder>
        </w:sdtPr>
        <w:sdtContent>
          <w:r w:rsidR="002C52E4">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M2MyMTVlLTRiNzYtNDlmYy05YjZjLWY0YmVhMTkxZjE3MCIsIlJhbmdlTGVuZ3RoIjoxMywiUmVmZXJlbmNlSWQiOiIyMmI1ZTE2NS1kNzkzLTQ5MzItOWNiZS1kZWI3YmI0NzAy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}</w:instrText>
          </w:r>
          <w:r w:rsidR="002C52E4">
            <w:rPr>
              <w:rFonts w:eastAsia="Lora" w:cs="Lora"/>
            </w:rPr>
            <w:fldChar w:fldCharType="separate"/>
          </w:r>
          <w:r w:rsidR="002C52E4">
            <w:rPr>
              <w:rFonts w:eastAsia="Lora" w:cs="Lora"/>
            </w:rPr>
            <w:t>(Norris 2004)</w:t>
          </w:r>
          <w:r w:rsidR="002C52E4">
            <w:rPr>
              <w:rFonts w:eastAsia="Lora" w:cs="Lora"/>
            </w:rPr>
            <w:fldChar w:fldCharType="end"/>
          </w:r>
        </w:sdtContent>
      </w:sdt>
      <w:r w:rsidR="002C52E4">
        <w:rPr>
          <w:color w:val="000000"/>
        </w:rPr>
        <w:t xml:space="preserve"> </w:t>
      </w:r>
      <w:r>
        <w:rPr>
          <w:color w:val="000000"/>
        </w:rPr>
        <w:t xml:space="preserve">oder der Parlamentsstruktur (Markham 2012) bis hin zu den etwa in Deutschland prominent diskutierten paritätischen Listen (Jutzi 2020). Neben weiterer Forschung zum Nexus zwischen deskriptiver und </w:t>
      </w:r>
      <w:r w:rsidR="005B2BFB">
        <w:rPr>
          <w:color w:val="000000"/>
        </w:rPr>
        <w:t>substanzieller</w:t>
      </w:r>
      <w:r>
        <w:rPr>
          <w:color w:val="000000"/>
        </w:rPr>
        <w:t xml:space="preserve"> Repräsentation brauchen wir gute Daten über die Zusammensetzung und Karrierewege politischer Eliten, um Reformbedarfe und mögliche Effekte von Reformen zu beurteilen. Unser Beitrag besteht hier darin, solche Daten für die politischen Eliten in den Bundesländern zu liefern. Wir stellen im Folgenden die neue Datenbank </w:t>
      </w:r>
      <w:proofErr w:type="spellStart"/>
      <w:r>
        <w:rPr>
          <w:i/>
          <w:iCs/>
          <w:color w:val="000000"/>
        </w:rPr>
        <w:t>StateP</w:t>
      </w:r>
      <w:r w:rsidR="00B72EA3">
        <w:rPr>
          <w:i/>
          <w:iCs/>
          <w:color w:val="000000"/>
        </w:rPr>
        <w:t>ol</w:t>
      </w:r>
      <w:proofErr w:type="spellEnd"/>
      <w:r>
        <w:rPr>
          <w:color w:val="000000"/>
        </w:rPr>
        <w:t xml:space="preserve"> vor und explorieren anschließend die deskriptive Repräsentation in den Landtagen entlang von </w:t>
      </w:r>
      <w:r w:rsidR="002C52E4">
        <w:rPr>
          <w:color w:val="000000"/>
        </w:rPr>
        <w:t>Gender</w:t>
      </w:r>
      <w:r>
        <w:rPr>
          <w:color w:val="000000"/>
        </w:rPr>
        <w:t>, Alter und Herkunft.</w:t>
      </w:r>
    </w:p>
    <w:p w14:paraId="6D30D7A3" w14:textId="3482FA94" w:rsidR="00C50124" w:rsidRPr="002C52E4" w:rsidRDefault="002C52E4">
      <w:pPr>
        <w:rPr>
          <w:color w:val="000000"/>
        </w:rPr>
      </w:pPr>
      <w:r>
        <w:rPr>
          <w:color w:val="000000"/>
        </w:rPr>
        <w:br w:type="page"/>
      </w:r>
    </w:p>
    <w:p w14:paraId="31594D09" w14:textId="20B06A27" w:rsidR="00F01676" w:rsidRDefault="000E5BC1" w:rsidP="00C77C8F">
      <w:pPr>
        <w:pStyle w:val="berschrift2"/>
      </w:pPr>
      <w:proofErr w:type="spellStart"/>
      <w:r>
        <w:lastRenderedPageBreak/>
        <w:t>StateP</w:t>
      </w:r>
      <w:r w:rsidR="00B72EA3">
        <w:t>o</w:t>
      </w:r>
      <w:r>
        <w:t>l</w:t>
      </w:r>
      <w:proofErr w:type="spellEnd"/>
      <w:r>
        <w:t xml:space="preserve"> - </w:t>
      </w:r>
      <w:r w:rsidR="009E4128">
        <w:t>E</w:t>
      </w:r>
      <w:r>
        <w:t>ine neue Datenbank zu den Abgeordneten der Bundesländer</w:t>
      </w:r>
    </w:p>
    <w:p w14:paraId="49A78CAB" w14:textId="34A755D5" w:rsidR="00CF6222" w:rsidRDefault="002C52E4" w:rsidP="00736F72">
      <w:pPr>
        <w:rPr>
          <w:rFonts w:eastAsia="Lora" w:cs="Lora"/>
        </w:rPr>
      </w:pPr>
      <w:r>
        <w:t xml:space="preserve">Mit </w:t>
      </w:r>
      <w:proofErr w:type="spellStart"/>
      <w:r w:rsidR="00E517D4">
        <w:rPr>
          <w:i/>
          <w:iCs/>
        </w:rPr>
        <w:t>StatePol</w:t>
      </w:r>
      <w:proofErr w:type="spellEnd"/>
      <w:r>
        <w:rPr>
          <w:i/>
          <w:iCs/>
        </w:rPr>
        <w:t xml:space="preserve"> </w:t>
      </w:r>
      <w:r>
        <w:t xml:space="preserve">stellen wir die bislang umfangreichste, öffentlich zugängliche </w:t>
      </w:r>
      <w:r w:rsidR="00BB7B0F">
        <w:rPr>
          <w:rFonts w:eastAsia="Lora" w:cs="Lora"/>
        </w:rPr>
        <w:t>Datenbank</w:t>
      </w:r>
      <w:r w:rsidR="000E5BC1">
        <w:rPr>
          <w:rFonts w:eastAsia="Lora" w:cs="Lora"/>
        </w:rPr>
        <w:t xml:space="preserve"> zu den Mitgliedern der deutschen Landesparlamente</w:t>
      </w:r>
      <w:r w:rsidR="00207369">
        <w:rPr>
          <w:rFonts w:eastAsia="Lora" w:cs="Lora"/>
        </w:rPr>
        <w:t xml:space="preserve"> </w:t>
      </w:r>
      <w:r w:rsidR="006640D6">
        <w:rPr>
          <w:rFonts w:eastAsia="Lora" w:cs="Lora"/>
        </w:rPr>
        <w:t xml:space="preserve">(MdL) </w:t>
      </w:r>
      <w:r w:rsidR="00207369">
        <w:rPr>
          <w:rFonts w:eastAsia="Lora" w:cs="Lora"/>
        </w:rPr>
        <w:t>und -regierungen</w:t>
      </w:r>
      <w:r w:rsidR="00F11DF0">
        <w:rPr>
          <w:rFonts w:eastAsia="Lora" w:cs="Lora"/>
        </w:rPr>
        <w:t xml:space="preserve"> vor. </w:t>
      </w:r>
      <w:r w:rsidR="006640D6">
        <w:rPr>
          <w:rFonts w:eastAsia="Lora" w:cs="Lora"/>
        </w:rPr>
        <w:t>Die Datenbank enthält</w:t>
      </w:r>
      <w:r w:rsidR="00F11DF0">
        <w:rPr>
          <w:rFonts w:eastAsia="Lora" w:cs="Lora"/>
        </w:rPr>
        <w:t xml:space="preserve"> </w:t>
      </w:r>
      <w:r w:rsidR="006640D6">
        <w:rPr>
          <w:rFonts w:eastAsia="Lora" w:cs="Lora"/>
        </w:rPr>
        <w:t xml:space="preserve">für die Zeit ab 1990 </w:t>
      </w:r>
      <w:r w:rsidR="001B0371">
        <w:rPr>
          <w:rFonts w:eastAsia="Lora" w:cs="Lora"/>
        </w:rPr>
        <w:t>umfassende</w:t>
      </w:r>
      <w:r w:rsidR="00F11DF0">
        <w:rPr>
          <w:rFonts w:eastAsia="Lora" w:cs="Lora"/>
        </w:rPr>
        <w:t xml:space="preserve"> Informationen zu </w:t>
      </w:r>
      <w:r w:rsidR="001B0371">
        <w:rPr>
          <w:rFonts w:eastAsia="Lora" w:cs="Lora"/>
        </w:rPr>
        <w:t>zahlreichen Eigenschaften</w:t>
      </w:r>
      <w:r>
        <w:rPr>
          <w:rFonts w:eastAsia="Lora" w:cs="Lora"/>
        </w:rPr>
        <w:t xml:space="preserve"> und Tätigkeiten</w:t>
      </w:r>
      <w:r w:rsidR="001B0371">
        <w:rPr>
          <w:rFonts w:eastAsia="Lora" w:cs="Lora"/>
        </w:rPr>
        <w:t xml:space="preserve"> der MdL</w:t>
      </w:r>
      <w:r w:rsidR="00CC0885">
        <w:rPr>
          <w:rFonts w:eastAsia="Lora" w:cs="Lora"/>
        </w:rPr>
        <w:t xml:space="preserve"> und </w:t>
      </w:r>
      <w:r w:rsidR="00575ED4">
        <w:rPr>
          <w:rFonts w:eastAsia="Lora" w:cs="Lora"/>
        </w:rPr>
        <w:t xml:space="preserve">der </w:t>
      </w:r>
      <w:r w:rsidR="00CC0885">
        <w:rPr>
          <w:rFonts w:eastAsia="Lora" w:cs="Lora"/>
        </w:rPr>
        <w:t>Regierungsmitglieder</w:t>
      </w:r>
      <w:r w:rsidR="001B0371">
        <w:rPr>
          <w:rFonts w:eastAsia="Lora" w:cs="Lora"/>
        </w:rPr>
        <w:t xml:space="preserve">. </w:t>
      </w:r>
      <w:commentRangeStart w:id="2"/>
      <w:r w:rsidR="00DB5562">
        <w:rPr>
          <w:rFonts w:eastAsia="Lora" w:cs="Lora"/>
        </w:rPr>
        <w:t xml:space="preserve">Hierbei wurde sichergestellt, dass für alle westdeutschen Bundesländer </w:t>
      </w:r>
      <w:r w:rsidR="003D0847">
        <w:rPr>
          <w:rFonts w:eastAsia="Lora" w:cs="Lora"/>
        </w:rPr>
        <w:t>ab dem 1. Januar 1990 Daten vorliegen.</w:t>
      </w:r>
      <w:commentRangeEnd w:id="2"/>
      <w:r w:rsidR="005F7125">
        <w:rPr>
          <w:rStyle w:val="Kommentarzeichen"/>
        </w:rPr>
        <w:commentReference w:id="2"/>
      </w:r>
      <w:r w:rsidR="000770B3">
        <w:rPr>
          <w:rStyle w:val="Funotenzeichen"/>
          <w:rFonts w:eastAsia="Lora" w:cs="Lora"/>
        </w:rPr>
        <w:footnoteReference w:id="2"/>
      </w:r>
      <w:r w:rsidR="003D0847">
        <w:rPr>
          <w:rFonts w:eastAsia="Lora" w:cs="Lora"/>
        </w:rPr>
        <w:t xml:space="preserve"> </w:t>
      </w:r>
      <w:r w:rsidR="00CF6222">
        <w:rPr>
          <w:rFonts w:eastAsia="Lora" w:cs="Lora"/>
        </w:rPr>
        <w:t xml:space="preserve">Die ostdeutschen Landesparlamente </w:t>
      </w:r>
      <w:r w:rsidR="000770B3">
        <w:rPr>
          <w:rFonts w:eastAsia="Lora" w:cs="Lora"/>
        </w:rPr>
        <w:t xml:space="preserve">(inklusive des </w:t>
      </w:r>
      <w:proofErr w:type="spellStart"/>
      <w:r w:rsidR="000770B3">
        <w:rPr>
          <w:rFonts w:eastAsia="Lora" w:cs="Lora"/>
        </w:rPr>
        <w:t>berliner</w:t>
      </w:r>
      <w:proofErr w:type="spellEnd"/>
      <w:r w:rsidR="000770B3">
        <w:rPr>
          <w:rFonts w:eastAsia="Lora" w:cs="Lora"/>
        </w:rPr>
        <w:t xml:space="preserve"> Abgeordnetenhauses) </w:t>
      </w:r>
      <w:r w:rsidR="00CF6222">
        <w:rPr>
          <w:rFonts w:eastAsia="Lora" w:cs="Lora"/>
        </w:rPr>
        <w:t xml:space="preserve">kommen </w:t>
      </w:r>
      <w:r w:rsidR="005F7125">
        <w:rPr>
          <w:rFonts w:eastAsia="Lora" w:cs="Lora"/>
        </w:rPr>
        <w:t>entsprechend,</w:t>
      </w:r>
      <w:r w:rsidR="00CF6222">
        <w:rPr>
          <w:rFonts w:eastAsia="Lora" w:cs="Lora"/>
        </w:rPr>
        <w:t xml:space="preserve"> sobald diese sich konstituiert haben im Jahres 1990 ebenfalls hinzu. </w:t>
      </w:r>
    </w:p>
    <w:p w14:paraId="615E872F" w14:textId="743AD5AF" w:rsidR="00AD3D46" w:rsidRPr="002C52E4" w:rsidRDefault="001B0371" w:rsidP="00736F72">
      <w:r>
        <w:rPr>
          <w:rFonts w:eastAsia="Lora" w:cs="Lora"/>
        </w:rPr>
        <w:t>Die Daten wurden aus verschiedenen Quellen zusammengeführt</w:t>
      </w:r>
      <w:r w:rsidR="002C52E4">
        <w:t xml:space="preserve"> und </w:t>
      </w:r>
      <w:r w:rsidR="006640D6">
        <w:t>sorgfältig validiert</w:t>
      </w:r>
      <w:r>
        <w:rPr>
          <w:rFonts w:eastAsia="Lora" w:cs="Lora"/>
        </w:rPr>
        <w:t xml:space="preserve">. </w:t>
      </w:r>
      <w:r w:rsidR="00F510A7">
        <w:rPr>
          <w:rFonts w:eastAsia="Lora" w:cs="Lora"/>
        </w:rPr>
        <w:t xml:space="preserve">Konkret </w:t>
      </w:r>
      <w:r w:rsidR="00C6520C">
        <w:rPr>
          <w:rFonts w:eastAsia="Lora" w:cs="Lora"/>
        </w:rPr>
        <w:t xml:space="preserve">haben wir </w:t>
      </w:r>
      <w:r w:rsidR="0041378B">
        <w:rPr>
          <w:rFonts w:eastAsia="Lora" w:cs="Lora"/>
        </w:rPr>
        <w:t xml:space="preserve">für alle </w:t>
      </w:r>
      <w:r w:rsidR="00C6520C">
        <w:rPr>
          <w:rFonts w:eastAsia="Lora" w:cs="Lora"/>
        </w:rPr>
        <w:t xml:space="preserve">111 Legislaturperioden </w:t>
      </w:r>
      <w:r w:rsidR="0041378B">
        <w:rPr>
          <w:rFonts w:eastAsia="Lora" w:cs="Lora"/>
        </w:rPr>
        <w:t>die</w:t>
      </w:r>
      <w:r w:rsidR="00C6520C">
        <w:rPr>
          <w:rFonts w:eastAsia="Lora" w:cs="Lora"/>
        </w:rPr>
        <w:t xml:space="preserve"> Wikipedia-Einträge</w:t>
      </w:r>
      <w:commentRangeStart w:id="3"/>
      <w:r w:rsidR="00C6520C">
        <w:rPr>
          <w:rFonts w:eastAsia="Lora" w:cs="Lora"/>
        </w:rPr>
        <w:t xml:space="preserve"> extrahiert </w:t>
      </w:r>
      <w:proofErr w:type="spellStart"/>
      <w:ins w:id="4" w:author="Elias Koch" w:date="2023-09-04T17:31:00Z">
        <w:r w:rsidR="006C564A">
          <w:rPr>
            <w:rFonts w:eastAsia="Lora" w:cs="Lora"/>
          </w:rPr>
          <w:t>gescrap</w:t>
        </w:r>
      </w:ins>
      <w:ins w:id="5" w:author="Elias Koch" w:date="2023-09-04T17:42:00Z">
        <w:r w:rsidR="00F044BE">
          <w:rPr>
            <w:rFonts w:eastAsia="Lora" w:cs="Lora"/>
          </w:rPr>
          <w:t>e</w:t>
        </w:r>
      </w:ins>
      <w:ins w:id="6" w:author="Elias Koch" w:date="2023-09-04T17:31:00Z">
        <w:r w:rsidR="006C564A">
          <w:rPr>
            <w:rFonts w:eastAsia="Lora" w:cs="Lora"/>
          </w:rPr>
          <w:t>t</w:t>
        </w:r>
        <w:proofErr w:type="spellEnd"/>
        <w:r w:rsidR="006C564A">
          <w:rPr>
            <w:rFonts w:eastAsia="Lora" w:cs="Lora"/>
          </w:rPr>
          <w:t xml:space="preserve"> </w:t>
        </w:r>
      </w:ins>
      <w:commentRangeEnd w:id="3"/>
      <w:ins w:id="7" w:author="Elias Koch" w:date="2023-09-04T17:42:00Z">
        <w:r w:rsidR="00F044BE">
          <w:rPr>
            <w:rStyle w:val="Kommentarzeichen"/>
          </w:rPr>
          <w:commentReference w:id="3"/>
        </w:r>
      </w:ins>
      <w:r w:rsidR="00C6520C">
        <w:rPr>
          <w:rFonts w:eastAsia="Lora" w:cs="Lora"/>
        </w:rPr>
        <w:t xml:space="preserve">und </w:t>
      </w:r>
      <w:r w:rsidR="008F59E5">
        <w:rPr>
          <w:rFonts w:eastAsia="Lora" w:cs="Lora"/>
        </w:rPr>
        <w:t xml:space="preserve">um </w:t>
      </w:r>
      <w:r w:rsidR="00D45DDC">
        <w:rPr>
          <w:rFonts w:eastAsia="Lora" w:cs="Lora"/>
        </w:rPr>
        <w:t xml:space="preserve">Informationen </w:t>
      </w:r>
      <w:r w:rsidR="008F59E5">
        <w:rPr>
          <w:rFonts w:eastAsia="Lora" w:cs="Lora"/>
        </w:rPr>
        <w:t xml:space="preserve">verschiedensten </w:t>
      </w:r>
      <w:r w:rsidR="00C6520C">
        <w:rPr>
          <w:rFonts w:eastAsia="Lora" w:cs="Lora"/>
        </w:rPr>
        <w:t>Veröffentlichungen</w:t>
      </w:r>
      <w:r w:rsidR="00C33573">
        <w:rPr>
          <w:rFonts w:eastAsia="Lora" w:cs="Lora"/>
        </w:rPr>
        <w:t xml:space="preserve"> der Landesparlamente</w:t>
      </w:r>
      <w:r w:rsidR="00C6520C">
        <w:rPr>
          <w:rFonts w:eastAsia="Lora" w:cs="Lora"/>
        </w:rPr>
        <w:t xml:space="preserve"> </w:t>
      </w:r>
      <w:r w:rsidR="008F59E5">
        <w:rPr>
          <w:rFonts w:eastAsia="Lora" w:cs="Lora"/>
        </w:rPr>
        <w:t>erweitert</w:t>
      </w:r>
      <w:r w:rsidR="006C564A">
        <w:rPr>
          <w:rFonts w:eastAsia="Lora" w:cs="Lora"/>
        </w:rPr>
        <w:t>. Im Folgenden stellen wir die hierbei verwendeten Quellen dar</w:t>
      </w:r>
      <w:r w:rsidR="0084367C">
        <w:rPr>
          <w:rFonts w:eastAsia="Lora" w:cs="Lora"/>
        </w:rPr>
        <w:t>. Darüber hinaus</w:t>
      </w:r>
      <w:r w:rsidR="006C564A">
        <w:rPr>
          <w:rFonts w:eastAsia="Lora" w:cs="Lora"/>
        </w:rPr>
        <w:t xml:space="preserve"> findet sich </w:t>
      </w:r>
      <w:r w:rsidR="0084367C">
        <w:rPr>
          <w:rFonts w:eastAsia="Lora" w:cs="Lora"/>
        </w:rPr>
        <w:t xml:space="preserve">in der Online-Dokumentation des Datensatzes </w:t>
      </w:r>
      <w:r w:rsidR="00E23960">
        <w:rPr>
          <w:rFonts w:eastAsia="Lora" w:cs="Lora"/>
        </w:rPr>
        <w:t xml:space="preserve">für jede Wahlperiode (WP) </w:t>
      </w:r>
      <w:r w:rsidR="0084367C">
        <w:rPr>
          <w:rFonts w:eastAsia="Lora" w:cs="Lora"/>
        </w:rPr>
        <w:t xml:space="preserve">eine Aufschlüsselung der </w:t>
      </w:r>
      <w:r w:rsidR="00E23960">
        <w:rPr>
          <w:rFonts w:eastAsia="Lora" w:cs="Lora"/>
        </w:rPr>
        <w:t>herangezogenen</w:t>
      </w:r>
      <w:r w:rsidR="0084367C">
        <w:rPr>
          <w:rFonts w:eastAsia="Lora" w:cs="Lora"/>
        </w:rPr>
        <w:t xml:space="preserve"> Datenquellen für </w:t>
      </w:r>
      <w:r w:rsidR="00024636">
        <w:rPr>
          <w:rFonts w:eastAsia="Lora" w:cs="Lora"/>
        </w:rPr>
        <w:t>sämtliche</w:t>
      </w:r>
      <w:r w:rsidR="0084367C">
        <w:rPr>
          <w:rFonts w:eastAsia="Lora" w:cs="Lora"/>
        </w:rPr>
        <w:t xml:space="preserve"> Variable</w:t>
      </w:r>
      <w:r w:rsidR="00024636">
        <w:rPr>
          <w:rFonts w:eastAsia="Lora" w:cs="Lora"/>
        </w:rPr>
        <w:t>n</w:t>
      </w:r>
      <w:commentRangeStart w:id="8"/>
      <w:commentRangeStart w:id="9"/>
      <w:r w:rsidR="00C6520C">
        <w:rPr>
          <w:rFonts w:eastAsia="Lora" w:cs="Lora"/>
        </w:rPr>
        <w:t>.</w:t>
      </w:r>
      <w:r>
        <w:rPr>
          <w:rFonts w:eastAsia="Lora" w:cs="Lora"/>
          <w:vertAlign w:val="superscript"/>
        </w:rPr>
        <w:footnoteReference w:id="3"/>
      </w:r>
      <w:commentRangeEnd w:id="8"/>
      <w:r w:rsidR="008F59E5">
        <w:rPr>
          <w:rStyle w:val="Kommentarzeichen"/>
        </w:rPr>
        <w:commentReference w:id="8"/>
      </w:r>
      <w:commentRangeEnd w:id="9"/>
      <w:r w:rsidR="00803BFD">
        <w:rPr>
          <w:rStyle w:val="Kommentarzeichen"/>
        </w:rPr>
        <w:commentReference w:id="9"/>
      </w:r>
      <w:r w:rsidR="00207369">
        <w:rPr>
          <w:rFonts w:eastAsia="Lora" w:cs="Lora"/>
        </w:rPr>
        <w:t xml:space="preserve"> </w:t>
      </w:r>
    </w:p>
    <w:p w14:paraId="1D144709" w14:textId="403C2109" w:rsidR="00AD3D46" w:rsidRDefault="00AD3D46" w:rsidP="00736F72">
      <w:pPr>
        <w:rPr>
          <w:rFonts w:eastAsia="Lora" w:cs="Lora"/>
        </w:rPr>
      </w:pPr>
      <w:r>
        <w:rPr>
          <w:rFonts w:eastAsia="Lora" w:cs="Lora"/>
        </w:rPr>
        <w:t xml:space="preserve">Das zentrale Element der Datenbank </w:t>
      </w:r>
      <w:r w:rsidR="00024636">
        <w:rPr>
          <w:rFonts w:eastAsia="Lora" w:cs="Lora"/>
        </w:rPr>
        <w:t xml:space="preserve">stellt </w:t>
      </w:r>
      <w:r>
        <w:rPr>
          <w:rFonts w:eastAsia="Lora" w:cs="Lora"/>
        </w:rPr>
        <w:t>eine Liste aller Personen</w:t>
      </w:r>
      <w:r w:rsidR="00024636">
        <w:rPr>
          <w:rFonts w:eastAsia="Lora" w:cs="Lora"/>
        </w:rPr>
        <w:t xml:space="preserve"> dar</w:t>
      </w:r>
      <w:r>
        <w:rPr>
          <w:rFonts w:eastAsia="Lora" w:cs="Lora"/>
        </w:rPr>
        <w:t xml:space="preserve">, die seit 1990 ein Mandat in einem deutschen Landesparlament innehatten. Für jede </w:t>
      </w:r>
      <w:r w:rsidR="00E23960">
        <w:rPr>
          <w:rFonts w:eastAsia="Lora" w:cs="Lora"/>
        </w:rPr>
        <w:t>WP</w:t>
      </w:r>
      <w:r>
        <w:rPr>
          <w:rFonts w:eastAsia="Lora" w:cs="Lora"/>
        </w:rPr>
        <w:t xml:space="preserve">, in der dieselbe Person </w:t>
      </w:r>
      <w:r w:rsidR="00CB4C0D">
        <w:rPr>
          <w:rFonts w:eastAsia="Lora" w:cs="Lora"/>
        </w:rPr>
        <w:t xml:space="preserve">einem </w:t>
      </w:r>
      <w:r>
        <w:rPr>
          <w:rFonts w:eastAsia="Lora" w:cs="Lora"/>
        </w:rPr>
        <w:t>Landesparlament</w:t>
      </w:r>
      <w:r w:rsidR="00CB4C0D">
        <w:rPr>
          <w:rFonts w:eastAsia="Lora" w:cs="Lora"/>
        </w:rPr>
        <w:t xml:space="preserve"> angehörte</w:t>
      </w:r>
      <w:r>
        <w:rPr>
          <w:rFonts w:eastAsia="Lora" w:cs="Lora"/>
        </w:rPr>
        <w:t>, wird eine separate Beobachtung in der Liste aufgeführt. Die weiteren tagesgenauen Informationen zu diesen Personen (z.</w:t>
      </w:r>
      <w:r w:rsidR="00D80CC2">
        <w:rPr>
          <w:rFonts w:eastAsia="Lora" w:cs="Lora"/>
        </w:rPr>
        <w:t> </w:t>
      </w:r>
      <w:r>
        <w:rPr>
          <w:rFonts w:eastAsia="Lora" w:cs="Lora"/>
        </w:rPr>
        <w:t xml:space="preserve">B. Fraktionszugehörigkeit) können über </w:t>
      </w:r>
      <w:r w:rsidR="002C52E4">
        <w:rPr>
          <w:rFonts w:eastAsia="Lora" w:cs="Lora"/>
        </w:rPr>
        <w:t xml:space="preserve">eine </w:t>
      </w:r>
      <w:r w:rsidR="00E23960">
        <w:rPr>
          <w:rFonts w:eastAsia="Lora" w:cs="Lora"/>
        </w:rPr>
        <w:t>WP</w:t>
      </w:r>
      <w:r>
        <w:rPr>
          <w:rFonts w:eastAsia="Lora" w:cs="Lora"/>
        </w:rPr>
        <w:t>- und personenspezifischen ID-Variable problemlos zugeordnet werden.</w:t>
      </w:r>
      <w:r>
        <w:rPr>
          <w:rStyle w:val="Funotenzeichen"/>
          <w:rFonts w:eastAsia="Lora" w:cs="Lora"/>
        </w:rPr>
        <w:footnoteReference w:id="4"/>
      </w:r>
      <w:r w:rsidR="003F7AAF">
        <w:rPr>
          <w:rFonts w:eastAsia="Lora" w:cs="Lora"/>
        </w:rPr>
        <w:t xml:space="preserve"> </w:t>
      </w:r>
      <w:r w:rsidR="00432CD2">
        <w:rPr>
          <w:rFonts w:eastAsia="Lora" w:cs="Lora"/>
        </w:rPr>
        <w:t xml:space="preserve">Für </w:t>
      </w:r>
      <w:r w:rsidR="00B1011D">
        <w:rPr>
          <w:rFonts w:eastAsia="Lora" w:cs="Lora"/>
        </w:rPr>
        <w:t>sämtliche</w:t>
      </w:r>
      <w:r w:rsidR="00432CD2">
        <w:rPr>
          <w:rFonts w:eastAsia="Lora" w:cs="Lora"/>
        </w:rPr>
        <w:t xml:space="preserve"> </w:t>
      </w:r>
      <w:r w:rsidR="00B1011D">
        <w:rPr>
          <w:rFonts w:eastAsia="Lora" w:cs="Lora"/>
        </w:rPr>
        <w:t>WPs</w:t>
      </w:r>
      <w:r w:rsidR="00432CD2">
        <w:rPr>
          <w:rFonts w:eastAsia="Lora" w:cs="Lora"/>
        </w:rPr>
        <w:t xml:space="preserve"> </w:t>
      </w:r>
      <w:r w:rsidR="00B1011D">
        <w:rPr>
          <w:rFonts w:eastAsia="Lora" w:cs="Lora"/>
        </w:rPr>
        <w:t>jedes</w:t>
      </w:r>
      <w:r w:rsidR="00432CD2">
        <w:rPr>
          <w:rFonts w:eastAsia="Lora" w:cs="Lora"/>
        </w:rPr>
        <w:t xml:space="preserve"> Landesparlament</w:t>
      </w:r>
      <w:r w:rsidR="00B1011D">
        <w:rPr>
          <w:rFonts w:eastAsia="Lora" w:cs="Lora"/>
        </w:rPr>
        <w:t>s</w:t>
      </w:r>
      <w:r w:rsidR="00432CD2">
        <w:rPr>
          <w:rFonts w:eastAsia="Lora" w:cs="Lora"/>
        </w:rPr>
        <w:t xml:space="preserve"> </w:t>
      </w:r>
      <w:r w:rsidR="00B1011D">
        <w:rPr>
          <w:rFonts w:eastAsia="Lora" w:cs="Lora"/>
        </w:rPr>
        <w:t>befindet sich in Wikipedia ein Eintrag</w:t>
      </w:r>
      <w:r w:rsidR="00502A8B">
        <w:rPr>
          <w:rFonts w:eastAsia="Lora" w:cs="Lora"/>
        </w:rPr>
        <w:t>. Dieser enthält</w:t>
      </w:r>
      <w:r w:rsidR="00F044BE">
        <w:rPr>
          <w:rFonts w:eastAsia="Lora" w:cs="Lora"/>
        </w:rPr>
        <w:t xml:space="preserve"> gemeinhin eine Liste mit sämtlichen Personen, die zu einem Zeitpunkt zwischen </w:t>
      </w:r>
      <w:r w:rsidR="00880931">
        <w:rPr>
          <w:rFonts w:eastAsia="Lora" w:cs="Lora"/>
        </w:rPr>
        <w:t xml:space="preserve">dem Wahltag einer WP bis zum Wahltag der Folge-WP ein Mandat innehatten. </w:t>
      </w:r>
      <w:r w:rsidR="00280F9B">
        <w:rPr>
          <w:rFonts w:eastAsia="Lora" w:cs="Lora"/>
        </w:rPr>
        <w:t>Ist</w:t>
      </w:r>
      <w:r w:rsidR="00A16538">
        <w:rPr>
          <w:rFonts w:eastAsia="Lora" w:cs="Lora"/>
        </w:rPr>
        <w:t xml:space="preserve"> eine Person vorzeitig aus dem Mandat geschieden</w:t>
      </w:r>
      <w:r w:rsidR="00280F9B">
        <w:rPr>
          <w:rFonts w:eastAsia="Lora" w:cs="Lora"/>
        </w:rPr>
        <w:t>, verstorben</w:t>
      </w:r>
      <w:r w:rsidR="00A16538">
        <w:rPr>
          <w:rFonts w:eastAsia="Lora" w:cs="Lora"/>
        </w:rPr>
        <w:t xml:space="preserve"> oder </w:t>
      </w:r>
      <w:r w:rsidR="00D25124">
        <w:rPr>
          <w:rFonts w:eastAsia="Lora" w:cs="Lora"/>
        </w:rPr>
        <w:t xml:space="preserve">zu einem späteren </w:t>
      </w:r>
      <w:r w:rsidR="00D15BFC">
        <w:rPr>
          <w:rFonts w:eastAsia="Lora" w:cs="Lora"/>
        </w:rPr>
        <w:t xml:space="preserve">Zeitpunkt </w:t>
      </w:r>
      <w:r w:rsidR="00280F9B">
        <w:rPr>
          <w:rFonts w:eastAsia="Lora" w:cs="Lora"/>
        </w:rPr>
        <w:t>nachgerückt</w:t>
      </w:r>
      <w:r w:rsidR="00D15BFC">
        <w:rPr>
          <w:rFonts w:eastAsia="Lora" w:cs="Lora"/>
        </w:rPr>
        <w:t xml:space="preserve">, </w:t>
      </w:r>
      <w:r w:rsidR="00280F9B">
        <w:rPr>
          <w:rFonts w:eastAsia="Lora" w:cs="Lora"/>
        </w:rPr>
        <w:t>so ist</w:t>
      </w:r>
      <w:r w:rsidR="00D15BFC">
        <w:rPr>
          <w:rFonts w:eastAsia="Lora" w:cs="Lora"/>
        </w:rPr>
        <w:t xml:space="preserve"> dies in einer gesonderten Spalte („Bemerkungen“) </w:t>
      </w:r>
      <w:r w:rsidR="00280F9B">
        <w:rPr>
          <w:rFonts w:eastAsia="Lora" w:cs="Lora"/>
        </w:rPr>
        <w:t>dokumentiert</w:t>
      </w:r>
      <w:r w:rsidR="00D15BFC">
        <w:rPr>
          <w:rFonts w:eastAsia="Lora" w:cs="Lora"/>
        </w:rPr>
        <w:t xml:space="preserve">. Diese </w:t>
      </w:r>
      <w:r w:rsidR="009B38F6">
        <w:rPr>
          <w:rFonts w:eastAsia="Lora" w:cs="Lora"/>
        </w:rPr>
        <w:t xml:space="preserve">Tabellen </w:t>
      </w:r>
      <w:r w:rsidR="003C22AC">
        <w:rPr>
          <w:rFonts w:eastAsia="Lora" w:cs="Lora"/>
        </w:rPr>
        <w:t>haben wir</w:t>
      </w:r>
      <w:r w:rsidR="009B38F6">
        <w:rPr>
          <w:rFonts w:eastAsia="Lora" w:cs="Lora"/>
        </w:rPr>
        <w:t xml:space="preserve"> zunächst </w:t>
      </w:r>
      <w:proofErr w:type="spellStart"/>
      <w:r w:rsidR="009B38F6">
        <w:rPr>
          <w:rFonts w:eastAsia="Lora" w:cs="Lora"/>
        </w:rPr>
        <w:t>gescrapt</w:t>
      </w:r>
      <w:proofErr w:type="spellEnd"/>
      <w:r w:rsidR="009B38F6">
        <w:rPr>
          <w:rFonts w:eastAsia="Lora" w:cs="Lora"/>
        </w:rPr>
        <w:t xml:space="preserve">. In einem Folgeschritt </w:t>
      </w:r>
      <w:r w:rsidR="003C22AC">
        <w:rPr>
          <w:rFonts w:eastAsia="Lora" w:cs="Lora"/>
        </w:rPr>
        <w:t>haben wir</w:t>
      </w:r>
      <w:r w:rsidR="009B38F6">
        <w:rPr>
          <w:rFonts w:eastAsia="Lora" w:cs="Lora"/>
        </w:rPr>
        <w:t xml:space="preserve"> anschließend</w:t>
      </w:r>
      <w:r w:rsidR="00D15BFC">
        <w:rPr>
          <w:rFonts w:eastAsia="Lora" w:cs="Lora"/>
        </w:rPr>
        <w:t xml:space="preserve"> </w:t>
      </w:r>
      <w:r w:rsidR="005B5B07">
        <w:rPr>
          <w:rFonts w:eastAsia="Lora" w:cs="Lora"/>
        </w:rPr>
        <w:t xml:space="preserve">händisch </w:t>
      </w:r>
      <w:r w:rsidR="009B38F6">
        <w:rPr>
          <w:rFonts w:eastAsia="Lora" w:cs="Lora"/>
        </w:rPr>
        <w:t xml:space="preserve">etwaig abweichende </w:t>
      </w:r>
      <w:r w:rsidR="005B5B07">
        <w:rPr>
          <w:rFonts w:eastAsia="Lora" w:cs="Lora"/>
        </w:rPr>
        <w:t>Start- und Enddaten der Mandatszeit</w:t>
      </w:r>
      <w:r w:rsidR="009B38F6">
        <w:rPr>
          <w:rFonts w:eastAsia="Lora" w:cs="Lora"/>
        </w:rPr>
        <w:t xml:space="preserve">en jeder Abgeordneten </w:t>
      </w:r>
      <w:r w:rsidR="005B5B07">
        <w:rPr>
          <w:rFonts w:eastAsia="Lora" w:cs="Lora"/>
        </w:rPr>
        <w:t xml:space="preserve">übertragen. </w:t>
      </w:r>
      <w:r w:rsidR="003C22AC">
        <w:rPr>
          <w:rFonts w:eastAsia="Lora" w:cs="Lora"/>
        </w:rPr>
        <w:t xml:space="preserve">Fanden </w:t>
      </w:r>
      <w:r w:rsidR="005F7125">
        <w:rPr>
          <w:rFonts w:eastAsia="Lora" w:cs="Lora"/>
        </w:rPr>
        <w:t xml:space="preserve">wir </w:t>
      </w:r>
      <w:r w:rsidR="003C22AC">
        <w:rPr>
          <w:rFonts w:eastAsia="Lora" w:cs="Lora"/>
        </w:rPr>
        <w:t xml:space="preserve">in der dafür vorgesehenen Spalte </w:t>
      </w:r>
      <w:r w:rsidR="005B5B07">
        <w:rPr>
          <w:rFonts w:eastAsia="Lora" w:cs="Lora"/>
        </w:rPr>
        <w:t>keine dahingehenden Bemerkungen</w:t>
      </w:r>
      <w:r w:rsidR="003C22AC">
        <w:rPr>
          <w:rFonts w:eastAsia="Lora" w:cs="Lora"/>
        </w:rPr>
        <w:t xml:space="preserve">, haben wir die </w:t>
      </w:r>
      <w:r w:rsidR="00094FB5">
        <w:rPr>
          <w:rFonts w:eastAsia="Lora" w:cs="Lora"/>
        </w:rPr>
        <w:t xml:space="preserve">das Datum der </w:t>
      </w:r>
      <w:r w:rsidR="003C22AC">
        <w:rPr>
          <w:rFonts w:eastAsia="Lora" w:cs="Lora"/>
        </w:rPr>
        <w:t>konstituierende</w:t>
      </w:r>
      <w:r w:rsidR="00094FB5">
        <w:rPr>
          <w:rFonts w:eastAsia="Lora" w:cs="Lora"/>
        </w:rPr>
        <w:t xml:space="preserve">n Sitzung der WP als Startdatum sowie den Tag vor jener der folgenden WP als Enddatum angenommen. Diese Daten wurden den Plenarprotokollen </w:t>
      </w:r>
      <w:r w:rsidR="00B20004">
        <w:rPr>
          <w:rFonts w:eastAsia="Lora" w:cs="Lora"/>
        </w:rPr>
        <w:t>der entsprechenden Sitzungen entnommen.</w:t>
      </w:r>
    </w:p>
    <w:p w14:paraId="0C44B7D0" w14:textId="614C9C2E" w:rsidR="005F5ACD" w:rsidRDefault="00AD3D46">
      <w:pPr>
        <w:rPr>
          <w:ins w:id="10" w:author="Elias Koch" w:date="2023-09-04T18:04:00Z"/>
          <w:rFonts w:eastAsia="Lora" w:cs="Lora"/>
        </w:rPr>
      </w:pPr>
      <w:r>
        <w:rPr>
          <w:rFonts w:eastAsia="Lora" w:cs="Lora"/>
        </w:rPr>
        <w:t xml:space="preserve">In der Datenbank werden </w:t>
      </w:r>
      <w:r w:rsidR="00965086">
        <w:rPr>
          <w:rFonts w:eastAsia="Lora" w:cs="Lora"/>
        </w:rPr>
        <w:t>Gender</w:t>
      </w:r>
      <w:r w:rsidR="000F6EE4">
        <w:rPr>
          <w:rFonts w:eastAsia="Lora" w:cs="Lora"/>
        </w:rPr>
        <w:t xml:space="preserve">, Geburtsdatum, sowie diverse Informationen zum </w:t>
      </w:r>
      <w:r w:rsidR="001B0371">
        <w:rPr>
          <w:rFonts w:eastAsia="Lora" w:cs="Lora"/>
        </w:rPr>
        <w:t xml:space="preserve">Geburtsort, als soziodemographische Variablen aufgeführt. </w:t>
      </w:r>
      <w:r w:rsidR="00113D83">
        <w:rPr>
          <w:rFonts w:eastAsia="Lora" w:cs="Lora"/>
        </w:rPr>
        <w:t xml:space="preserve">Während </w:t>
      </w:r>
      <w:r w:rsidR="00C308FD">
        <w:rPr>
          <w:rFonts w:eastAsia="Lora" w:cs="Lora"/>
        </w:rPr>
        <w:t xml:space="preserve">die Gendervariable mithilfe der </w:t>
      </w:r>
      <w:commentRangeStart w:id="11"/>
      <w:proofErr w:type="spellStart"/>
      <w:r w:rsidR="00C308FD">
        <w:rPr>
          <w:rFonts w:eastAsia="Lora" w:cs="Lora"/>
        </w:rPr>
        <w:t>GenderizR</w:t>
      </w:r>
      <w:proofErr w:type="spellEnd"/>
      <w:r w:rsidR="00C308FD">
        <w:rPr>
          <w:rFonts w:eastAsia="Lora" w:cs="Lora"/>
        </w:rPr>
        <w:t xml:space="preserve">-API von </w:t>
      </w:r>
      <w:sdt>
        <w:sdtPr>
          <w:rPr>
            <w:color w:val="000000"/>
          </w:rPr>
          <w:alias w:val="To edit, see citavi.com/edit"/>
          <w:tag w:val="CitaviPlaceholder#3405201f-7b2a-40f9-ae2e-74f785930924"/>
          <w:id w:val="934101892"/>
          <w:placeholder>
            <w:docPart w:val="A2E3031F23721344B28562F7263CA81E"/>
          </w:placeholder>
        </w:sdtPr>
        <w:sdtContent>
          <w:r w:rsidR="00C308FD" w:rsidRPr="00E517D4">
            <w:rPr>
              <w:color w:val="000000"/>
            </w:rPr>
            <w:fldChar w:fldCharType="begin"/>
          </w:r>
          <w:r w:rsidR="00C308FD">
            <w:rPr>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DNlZTA2LTNhZDItNDQ2MS1iNDI5LWI1ODUwMTQzOTUzYiIsIlJhbmdlTGVuZ3RoIjoxMSwiUmVmZXJlbmNlSWQiOiI2MjM1YTQyZC02Mzc0LTQ3OWUtODVkYy0wN2NmYTk1NWRjN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zMjYxNC9SSi0yMDE2LTAwMiIsIlVyaVN0cmluZyI6Imh0dHBzOi8vZG9pLm9yZy8xMC4zMjYxNC9SSi0yMDE2LTAw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}</w:instrText>
          </w:r>
          <w:r w:rsidR="00C308FD" w:rsidRPr="00E517D4">
            <w:rPr>
              <w:color w:val="000000"/>
            </w:rPr>
            <w:fldChar w:fldCharType="separate"/>
          </w:r>
          <w:r w:rsidR="00C308FD" w:rsidRPr="00E517D4">
            <w:rPr>
              <w:color w:val="000000"/>
            </w:rPr>
            <w:t xml:space="preserve">Wais </w:t>
          </w:r>
          <w:r w:rsidR="00C308FD">
            <w:rPr>
              <w:color w:val="000000"/>
            </w:rPr>
            <w:t>(</w:t>
          </w:r>
          <w:r w:rsidR="00C308FD" w:rsidRPr="00E517D4">
            <w:rPr>
              <w:color w:val="000000"/>
            </w:rPr>
            <w:t>2016)</w:t>
          </w:r>
          <w:r w:rsidR="00C308FD" w:rsidRPr="00E517D4">
            <w:rPr>
              <w:color w:val="000000"/>
            </w:rPr>
            <w:fldChar w:fldCharType="end"/>
          </w:r>
        </w:sdtContent>
      </w:sdt>
      <w:r w:rsidR="00C308FD">
        <w:rPr>
          <w:color w:val="000000"/>
        </w:rPr>
        <w:t xml:space="preserve"> geschätzt wird</w:t>
      </w:r>
      <w:commentRangeEnd w:id="11"/>
      <w:r w:rsidR="00302867">
        <w:rPr>
          <w:rStyle w:val="Kommentarzeichen"/>
        </w:rPr>
        <w:commentReference w:id="11"/>
      </w:r>
      <w:r w:rsidR="00C308FD">
        <w:rPr>
          <w:color w:val="000000"/>
        </w:rPr>
        <w:t xml:space="preserve">, </w:t>
      </w:r>
      <w:r w:rsidR="00A74C91">
        <w:rPr>
          <w:color w:val="000000"/>
        </w:rPr>
        <w:t xml:space="preserve">wurden die anderen genannten Informationen den weitestgehend standardisierten einleitenden Sätzen des </w:t>
      </w:r>
      <w:r w:rsidR="00A74C91">
        <w:rPr>
          <w:color w:val="000000"/>
        </w:rPr>
        <w:lastRenderedPageBreak/>
        <w:t xml:space="preserve">Eintrags der individuellen Abgeordneten entnommen. </w:t>
      </w:r>
      <w:r w:rsidR="001B0371">
        <w:rPr>
          <w:rFonts w:eastAsia="Lora" w:cs="Lora"/>
        </w:rPr>
        <w:t xml:space="preserve">Mit Blick auf den Mandatsgewinn </w:t>
      </w:r>
      <w:r>
        <w:rPr>
          <w:rFonts w:eastAsia="Lora" w:cs="Lora"/>
        </w:rPr>
        <w:t xml:space="preserve">der </w:t>
      </w:r>
      <w:r w:rsidR="00113D83">
        <w:rPr>
          <w:rFonts w:eastAsia="Lora" w:cs="Lora"/>
        </w:rPr>
        <w:t xml:space="preserve">Abgeordneten sind der </w:t>
      </w:r>
      <w:r w:rsidR="001B0371">
        <w:rPr>
          <w:rFonts w:eastAsia="Lora" w:cs="Lora"/>
        </w:rPr>
        <w:t xml:space="preserve">Wahlkreis, Mandatstyp und Stimmenanteil </w:t>
      </w:r>
      <w:r w:rsidR="00113D83">
        <w:rPr>
          <w:rFonts w:eastAsia="Lora" w:cs="Lora"/>
        </w:rPr>
        <w:t>enthalten</w:t>
      </w:r>
      <w:r w:rsidR="00433F11">
        <w:rPr>
          <w:rFonts w:eastAsia="Lora" w:cs="Lora"/>
        </w:rPr>
        <w:t xml:space="preserve">, sofern </w:t>
      </w:r>
      <w:r w:rsidR="005F5ACD">
        <w:rPr>
          <w:rFonts w:eastAsia="Lora" w:cs="Lora"/>
        </w:rPr>
        <w:t>eine</w:t>
      </w:r>
      <w:r w:rsidR="00433F11">
        <w:rPr>
          <w:rFonts w:eastAsia="Lora" w:cs="Lora"/>
        </w:rPr>
        <w:t xml:space="preserve"> gesonderte Spalte </w:t>
      </w:r>
      <w:r w:rsidR="002D6A27">
        <w:rPr>
          <w:rFonts w:eastAsia="Lora" w:cs="Lora"/>
        </w:rPr>
        <w:t>in der bereits erwähnten Tabelle in den Einträgen zu den jeweiligen Wahlperioden</w:t>
      </w:r>
      <w:r w:rsidR="005F5ACD">
        <w:rPr>
          <w:rFonts w:eastAsia="Lora" w:cs="Lora"/>
        </w:rPr>
        <w:t xml:space="preserve"> diese Informationen festhält</w:t>
      </w:r>
      <w:r w:rsidR="001B0371">
        <w:rPr>
          <w:rFonts w:eastAsia="Lora" w:cs="Lora"/>
        </w:rPr>
        <w:t xml:space="preserve">. </w:t>
      </w:r>
      <w:r w:rsidR="00CB4C0D">
        <w:rPr>
          <w:rFonts w:eastAsia="Lora" w:cs="Lora"/>
        </w:rPr>
        <w:t xml:space="preserve">Mithilfe der R-Pakete </w:t>
      </w:r>
      <w:proofErr w:type="spellStart"/>
      <w:r w:rsidR="00CB4C0D" w:rsidRPr="00C77C8F">
        <w:rPr>
          <w:i/>
          <w:color w:val="000000"/>
        </w:rPr>
        <w:t>tidygeocoder</w:t>
      </w:r>
      <w:proofErr w:type="spellEnd"/>
      <w:r w:rsidR="00CB4C0D">
        <w:rPr>
          <w:color w:val="000000"/>
        </w:rPr>
        <w:t xml:space="preserve"> </w:t>
      </w:r>
      <w:sdt>
        <w:sdtPr>
          <w:rPr>
            <w:color w:val="000000"/>
          </w:rPr>
          <w:alias w:val="To edit, see citavi.com/edit"/>
          <w:tag w:val="CitaviPlaceholder#27f2ddd2-c99f-42c7-b8c3-87ca909f1e49"/>
          <w:id w:val="-1785105794"/>
          <w:placeholder>
            <w:docPart w:val="3A296175CAFBC841A9CAC95578BD12B9"/>
          </w:placeholder>
        </w:sdtPr>
        <w:sdtContent>
          <w:r w:rsidR="00CB4C0D">
            <w:rPr>
              <w:color w:val="000000"/>
            </w:rPr>
            <w:fldChar w:fldCharType="begin"/>
          </w:r>
          <w:r w:rsidR="00CB4C0D">
            <w:rPr>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DZlMTIwLTg2M2QtNGI4NS05NjVlLWE3OTNmMzg1N2Y0MCIsIlJhbmdlTGVuZ3RoIjoyMCwiUmVmZXJlbmNlSWQiOiI2NGY1ZmFiNy1iZjZmLTQ0YjgtOGFjOC1jMWVkNTJlM2IxN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IxMTA1L2pvc3MuMDM1NDQiLCJVcmlTdHJpbmciOiJodHRwczovL2RvaS5vcmcvMTAuMjExMDUvam9zcy4wMzU0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}</w:instrText>
          </w:r>
          <w:r w:rsidR="00CB4C0D">
            <w:rPr>
              <w:color w:val="000000"/>
            </w:rPr>
            <w:fldChar w:fldCharType="separate"/>
          </w:r>
          <w:r w:rsidR="00CB4C0D">
            <w:rPr>
              <w:color w:val="000000"/>
            </w:rPr>
            <w:t>(</w:t>
          </w:r>
          <w:proofErr w:type="spellStart"/>
          <w:r w:rsidR="00CB4C0D">
            <w:rPr>
              <w:color w:val="000000"/>
            </w:rPr>
            <w:t>Cambon</w:t>
          </w:r>
          <w:proofErr w:type="spellEnd"/>
          <w:r w:rsidR="00CB4C0D">
            <w:rPr>
              <w:color w:val="000000"/>
            </w:rPr>
            <w:t xml:space="preserve"> et al. 2021)</w:t>
          </w:r>
          <w:r w:rsidR="00CB4C0D">
            <w:rPr>
              <w:color w:val="000000"/>
            </w:rPr>
            <w:fldChar w:fldCharType="end"/>
          </w:r>
        </w:sdtContent>
      </w:sdt>
      <w:r w:rsidR="00CB4C0D" w:rsidRPr="00E517D4">
        <w:rPr>
          <w:i/>
          <w:color w:val="000000"/>
        </w:rPr>
        <w:t xml:space="preserve"> </w:t>
      </w:r>
      <w:r w:rsidR="00CB4C0D" w:rsidRPr="00E517D4">
        <w:rPr>
          <w:color w:val="000000"/>
        </w:rPr>
        <w:t xml:space="preserve">und </w:t>
      </w:r>
      <w:proofErr w:type="spellStart"/>
      <w:r w:rsidR="00CB4C0D" w:rsidRPr="00C77C8F">
        <w:rPr>
          <w:i/>
          <w:color w:val="000000"/>
        </w:rPr>
        <w:t>ggmap</w:t>
      </w:r>
      <w:proofErr w:type="spellEnd"/>
      <w:r w:rsidR="00CB4C0D" w:rsidRPr="00C77C8F">
        <w:rPr>
          <w:color w:val="000000"/>
        </w:rPr>
        <w:t xml:space="preserve"> </w:t>
      </w:r>
      <w:sdt>
        <w:sdtPr>
          <w:rPr>
            <w:color w:val="000000"/>
          </w:rPr>
          <w:alias w:val="To edit, see citavi.com/edit"/>
          <w:tag w:val="CitaviPlaceholder#45bf67ac-3cf4-4d29-b14e-1dca512d1770"/>
          <w:id w:val="-1513060635"/>
          <w:placeholder>
            <w:docPart w:val="3A296175CAFBC841A9CAC95578BD12B9"/>
          </w:placeholder>
        </w:sdtPr>
        <w:sdtContent>
          <w:r w:rsidR="00CB4C0D" w:rsidRPr="00C77C8F">
            <w:rPr>
              <w:color w:val="000000"/>
            </w:rPr>
            <w:fldChar w:fldCharType="begin"/>
          </w:r>
          <w:r w:rsidR="00CB4C0D">
            <w:rPr>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Tc0OTZjLWEwNTEtNDUxZS05Mzc1LTgzNjU1YjVhZGQ0MiIsIlJhbmdlTGVuZ3RoIjoyNCwiUmVmZXJlbmNlSWQiOiIyNTE5NzJlZS0xMWMyLTQ4ZjUtYjQxNy0wMDJmNWExMzYxN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zI2MTQvUkotMjAxMy0wMTQiLCJVcmlTdHJpbmciOiJodHRwczovL2RvaS5vcmcvMTAuMzI2MTQvUkotMjAxMy0wM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}</w:instrText>
          </w:r>
          <w:r w:rsidR="00CB4C0D" w:rsidRPr="00C77C8F">
            <w:rPr>
              <w:color w:val="000000"/>
            </w:rPr>
            <w:fldChar w:fldCharType="separate"/>
          </w:r>
          <w:r w:rsidR="00CB4C0D" w:rsidRPr="00C77C8F">
            <w:rPr>
              <w:color w:val="000000"/>
            </w:rPr>
            <w:t xml:space="preserve">(Kahle und </w:t>
          </w:r>
          <w:proofErr w:type="spellStart"/>
          <w:r w:rsidR="00CB4C0D" w:rsidRPr="00C77C8F">
            <w:rPr>
              <w:color w:val="000000"/>
            </w:rPr>
            <w:t>Wickham</w:t>
          </w:r>
          <w:proofErr w:type="spellEnd"/>
          <w:r w:rsidR="00CB4C0D" w:rsidRPr="00C77C8F">
            <w:rPr>
              <w:color w:val="000000"/>
            </w:rPr>
            <w:t xml:space="preserve"> 2013)</w:t>
          </w:r>
          <w:r w:rsidR="00CB4C0D" w:rsidRPr="00C77C8F">
            <w:rPr>
              <w:color w:val="000000"/>
            </w:rPr>
            <w:fldChar w:fldCharType="end"/>
          </w:r>
        </w:sdtContent>
      </w:sdt>
      <w:r w:rsidR="00CB4C0D">
        <w:rPr>
          <w:color w:val="000000"/>
        </w:rPr>
        <w:t xml:space="preserve"> wurden </w:t>
      </w:r>
      <w:r w:rsidR="0054148B">
        <w:rPr>
          <w:color w:val="000000"/>
        </w:rPr>
        <w:t>für die Geodaten (Längen- und Breitengrade) der Geburtsorte der Abgeordneten ermittelt</w:t>
      </w:r>
      <w:r w:rsidR="00CB4C0D" w:rsidRPr="00E517D4">
        <w:rPr>
          <w:color w:val="000000"/>
        </w:rPr>
        <w:t>.</w:t>
      </w:r>
    </w:p>
    <w:p w14:paraId="14D4B9BC" w14:textId="77777777" w:rsidR="00384FD6" w:rsidRDefault="001B0371">
      <w:pPr>
        <w:rPr>
          <w:rFonts w:eastAsia="Lora" w:cs="Lora"/>
        </w:rPr>
      </w:pPr>
      <w:r>
        <w:rPr>
          <w:rFonts w:eastAsia="Lora" w:cs="Lora"/>
        </w:rPr>
        <w:t>Neben diesen zeit</w:t>
      </w:r>
      <w:r w:rsidR="00D80CC2">
        <w:rPr>
          <w:rFonts w:eastAsia="Lora" w:cs="Lora"/>
        </w:rPr>
        <w:t>invarianten</w:t>
      </w:r>
      <w:r>
        <w:rPr>
          <w:rFonts w:eastAsia="Lora" w:cs="Lora"/>
        </w:rPr>
        <w:t xml:space="preserve"> Informationen zu den Abgeordneten wurden auch weitestgehend tagesgenaue Informationen zu ihren Funktionen in Ausschüssen, Präsidien, Fraktionen</w:t>
      </w:r>
      <w:r w:rsidR="00F7072A">
        <w:rPr>
          <w:rFonts w:eastAsia="Lora" w:cs="Lora"/>
        </w:rPr>
        <w:t xml:space="preserve"> </w:t>
      </w:r>
      <w:r>
        <w:rPr>
          <w:rFonts w:eastAsia="Lora" w:cs="Lora"/>
        </w:rPr>
        <w:t xml:space="preserve">und Kabinetten </w:t>
      </w:r>
      <w:r w:rsidR="00AD3D46">
        <w:rPr>
          <w:rFonts w:eastAsia="Lora" w:cs="Lora"/>
        </w:rPr>
        <w:t>erhoben</w:t>
      </w:r>
      <w:r>
        <w:rPr>
          <w:rFonts w:eastAsia="Lora" w:cs="Lora"/>
        </w:rPr>
        <w:t xml:space="preserve">. </w:t>
      </w:r>
      <w:r w:rsidR="00AD3D46">
        <w:rPr>
          <w:rFonts w:eastAsia="Lora" w:cs="Lora"/>
        </w:rPr>
        <w:t>Dabei ist die Datenbank so organisiert, dass eine regelmäßige Fortschreibung erfolgen kann und eine Ergänzung um weitere Informationen, wie etwa die avisierte Integration der Kandidierenden leicht umzusetzen ist.</w:t>
      </w:r>
      <w:r w:rsidR="00CB1CBB">
        <w:rPr>
          <w:rFonts w:eastAsia="Lora" w:cs="Lora"/>
        </w:rPr>
        <w:t xml:space="preserve"> </w:t>
      </w:r>
    </w:p>
    <w:p w14:paraId="3014A4A4" w14:textId="28F54B88" w:rsidR="006E39C6" w:rsidRDefault="00CB1CBB">
      <w:pPr>
        <w:rPr>
          <w:rFonts w:eastAsia="Lora" w:cs="Lora"/>
        </w:rPr>
      </w:pPr>
      <w:r>
        <w:rPr>
          <w:rFonts w:eastAsia="Lora" w:cs="Lora"/>
        </w:rPr>
        <w:t xml:space="preserve">Um möglichst viele </w:t>
      </w:r>
      <w:r w:rsidR="00DC703F">
        <w:rPr>
          <w:rFonts w:eastAsia="Lora" w:cs="Lora"/>
        </w:rPr>
        <w:t>Informationen</w:t>
      </w:r>
      <w:r w:rsidR="00E95A61">
        <w:rPr>
          <w:rFonts w:eastAsia="Lora" w:cs="Lora"/>
        </w:rPr>
        <w:t xml:space="preserve"> hierbei tagesgena</w:t>
      </w:r>
      <w:r w:rsidR="00DC703F">
        <w:rPr>
          <w:rFonts w:eastAsia="Lora" w:cs="Lora"/>
        </w:rPr>
        <w:t>u</w:t>
      </w:r>
      <w:r w:rsidR="00E95A61">
        <w:rPr>
          <w:rFonts w:eastAsia="Lora" w:cs="Lora"/>
        </w:rPr>
        <w:t xml:space="preserve"> zu erfassen, haben wir uns am folgenden </w:t>
      </w:r>
      <w:r w:rsidR="007F664B">
        <w:rPr>
          <w:rFonts w:eastAsia="Lora" w:cs="Lora"/>
        </w:rPr>
        <w:t>Dreischritt</w:t>
      </w:r>
      <w:r w:rsidR="00E95A61">
        <w:rPr>
          <w:rFonts w:eastAsia="Lora" w:cs="Lora"/>
        </w:rPr>
        <w:t xml:space="preserve"> orientiert</w:t>
      </w:r>
      <w:r w:rsidR="00DC703F">
        <w:rPr>
          <w:rFonts w:eastAsia="Lora" w:cs="Lora"/>
        </w:rPr>
        <w:t>:</w:t>
      </w:r>
      <w:r w:rsidR="00DA011E">
        <w:rPr>
          <w:rFonts w:eastAsia="Lora" w:cs="Lora"/>
        </w:rPr>
        <w:t xml:space="preserve"> Zuerst fragten wir</w:t>
      </w:r>
      <w:r w:rsidR="00E95A61">
        <w:rPr>
          <w:rFonts w:eastAsia="Lora" w:cs="Lora"/>
        </w:rPr>
        <w:t xml:space="preserve"> </w:t>
      </w:r>
      <w:r w:rsidR="001E25FD">
        <w:rPr>
          <w:rFonts w:eastAsia="Lora" w:cs="Lora"/>
        </w:rPr>
        <w:t>diese Daten bei den Parlamentsdokumentationen der</w:t>
      </w:r>
      <w:r w:rsidR="00E95A61">
        <w:rPr>
          <w:rFonts w:eastAsia="Lora" w:cs="Lora"/>
        </w:rPr>
        <w:t xml:space="preserve"> sechzehn Landesparlamente</w:t>
      </w:r>
      <w:r w:rsidR="00AC0945">
        <w:rPr>
          <w:rFonts w:eastAsia="Lora" w:cs="Lora"/>
        </w:rPr>
        <w:t xml:space="preserve"> einzeln</w:t>
      </w:r>
      <w:r w:rsidR="000A3E95">
        <w:rPr>
          <w:rFonts w:eastAsia="Lora" w:cs="Lora"/>
        </w:rPr>
        <w:t xml:space="preserve"> an</w:t>
      </w:r>
      <w:r w:rsidR="001E25FD">
        <w:rPr>
          <w:rFonts w:eastAsia="Lora" w:cs="Lora"/>
        </w:rPr>
        <w:t xml:space="preserve">. </w:t>
      </w:r>
      <w:r w:rsidR="00AC0945">
        <w:rPr>
          <w:rFonts w:eastAsia="Lora" w:cs="Lora"/>
        </w:rPr>
        <w:t>Konnten diese Informationen bereit</w:t>
      </w:r>
      <w:r w:rsidR="00333D1B">
        <w:rPr>
          <w:rFonts w:eastAsia="Lora" w:cs="Lora"/>
        </w:rPr>
        <w:t>gestellt werden</w:t>
      </w:r>
      <w:r w:rsidR="00AC0945">
        <w:rPr>
          <w:rFonts w:eastAsia="Lora" w:cs="Lora"/>
        </w:rPr>
        <w:t xml:space="preserve">, gingen </w:t>
      </w:r>
      <w:r w:rsidR="001B4C31">
        <w:rPr>
          <w:rFonts w:eastAsia="Lora" w:cs="Lora"/>
        </w:rPr>
        <w:t>sie</w:t>
      </w:r>
      <w:r w:rsidR="00AC0945">
        <w:rPr>
          <w:rFonts w:eastAsia="Lora" w:cs="Lora"/>
        </w:rPr>
        <w:t xml:space="preserve"> direkt in unsere Datenbank ein. War dies nicht der Fall, </w:t>
      </w:r>
      <w:r w:rsidR="008E40F0">
        <w:rPr>
          <w:rFonts w:eastAsia="Lora" w:cs="Lora"/>
        </w:rPr>
        <w:t>haben wir</w:t>
      </w:r>
      <w:r w:rsidR="007F664B">
        <w:rPr>
          <w:rFonts w:eastAsia="Lora" w:cs="Lora"/>
        </w:rPr>
        <w:t xml:space="preserve"> in einem zweiten Schritt</w:t>
      </w:r>
      <w:r w:rsidR="00AC0945">
        <w:rPr>
          <w:rFonts w:eastAsia="Lora" w:cs="Lora"/>
        </w:rPr>
        <w:t xml:space="preserve"> für die</w:t>
      </w:r>
      <w:r w:rsidR="008E40F0">
        <w:rPr>
          <w:rFonts w:eastAsia="Lora" w:cs="Lora"/>
        </w:rPr>
        <w:t xml:space="preserve"> </w:t>
      </w:r>
      <w:r w:rsidR="00384FD6">
        <w:rPr>
          <w:rFonts w:eastAsia="Lora" w:cs="Lora"/>
        </w:rPr>
        <w:t>Mitgliedschaften und Ämter in den Fraktionen</w:t>
      </w:r>
      <w:r w:rsidR="007B46BD">
        <w:rPr>
          <w:rFonts w:eastAsia="Lora" w:cs="Lora"/>
        </w:rPr>
        <w:t xml:space="preserve"> </w:t>
      </w:r>
      <w:r w:rsidR="00384FD6">
        <w:rPr>
          <w:rFonts w:eastAsia="Lora" w:cs="Lora"/>
        </w:rPr>
        <w:t xml:space="preserve">und Präsidien </w:t>
      </w:r>
      <w:r w:rsidR="00736225">
        <w:rPr>
          <w:rFonts w:eastAsia="Lora" w:cs="Lora"/>
        </w:rPr>
        <w:t xml:space="preserve">dahingehend </w:t>
      </w:r>
      <w:r w:rsidR="00206740">
        <w:rPr>
          <w:rFonts w:eastAsia="Lora" w:cs="Lora"/>
        </w:rPr>
        <w:t>ebenfalls die bereits erwähnte</w:t>
      </w:r>
      <w:r w:rsidR="00647DB6">
        <w:rPr>
          <w:rFonts w:eastAsia="Lora" w:cs="Lora"/>
        </w:rPr>
        <w:t>n</w:t>
      </w:r>
      <w:r w:rsidR="00206740">
        <w:rPr>
          <w:rFonts w:eastAsia="Lora" w:cs="Lora"/>
        </w:rPr>
        <w:t xml:space="preserve"> WP</w:t>
      </w:r>
      <w:r w:rsidR="00647DB6">
        <w:rPr>
          <w:rFonts w:eastAsia="Lora" w:cs="Lora"/>
        </w:rPr>
        <w:t>-spezifischen Einträge</w:t>
      </w:r>
      <w:r w:rsidR="00516147">
        <w:rPr>
          <w:rFonts w:eastAsia="Lora" w:cs="Lora"/>
        </w:rPr>
        <w:t xml:space="preserve"> in der Wikipedia </w:t>
      </w:r>
      <w:r w:rsidR="00CB1300">
        <w:rPr>
          <w:rFonts w:eastAsia="Lora" w:cs="Lora"/>
        </w:rPr>
        <w:t>konsultiert</w:t>
      </w:r>
      <w:r w:rsidR="00516147">
        <w:rPr>
          <w:rFonts w:eastAsia="Lora" w:cs="Lora"/>
        </w:rPr>
        <w:t>.</w:t>
      </w:r>
      <w:r w:rsidR="00DC703F">
        <w:rPr>
          <w:rFonts w:eastAsia="Lora" w:cs="Lora"/>
        </w:rPr>
        <w:t xml:space="preserve"> </w:t>
      </w:r>
      <w:r w:rsidR="00045D73">
        <w:rPr>
          <w:rFonts w:eastAsia="Lora" w:cs="Lora"/>
        </w:rPr>
        <w:t xml:space="preserve">Da diese Informationen für sämtliche Landesparlamente standardmäßig vorliegen, enthält </w:t>
      </w:r>
      <w:proofErr w:type="spellStart"/>
      <w:r w:rsidR="00045D73">
        <w:rPr>
          <w:rFonts w:eastAsia="Lora" w:cs="Lora"/>
        </w:rPr>
        <w:t>StatePol</w:t>
      </w:r>
      <w:proofErr w:type="spellEnd"/>
      <w:r w:rsidR="00045D73">
        <w:rPr>
          <w:rFonts w:eastAsia="Lora" w:cs="Lora"/>
        </w:rPr>
        <w:t xml:space="preserve"> lückenlos tagesgenaue Informationen über die</w:t>
      </w:r>
      <w:r w:rsidR="00A10BE9">
        <w:rPr>
          <w:rFonts w:eastAsia="Lora" w:cs="Lora"/>
        </w:rPr>
        <w:t xml:space="preserve"> Mandatszeit sowie </w:t>
      </w:r>
      <w:r w:rsidR="001B4C31">
        <w:rPr>
          <w:rFonts w:eastAsia="Lora" w:cs="Lora"/>
        </w:rPr>
        <w:t>Fraktionsmitgliedschaften sämtlicher Abgeordneter</w:t>
      </w:r>
      <w:r w:rsidR="006B6863">
        <w:rPr>
          <w:rFonts w:eastAsia="Lora" w:cs="Lora"/>
        </w:rPr>
        <w:t xml:space="preserve">, nebst </w:t>
      </w:r>
      <w:r w:rsidR="00FC3705">
        <w:rPr>
          <w:rFonts w:eastAsia="Lora" w:cs="Lora"/>
        </w:rPr>
        <w:t>der Mitglieder der Regierungskabinette</w:t>
      </w:r>
      <w:r w:rsidR="001B4C31">
        <w:rPr>
          <w:rFonts w:eastAsia="Lora" w:cs="Lora"/>
        </w:rPr>
        <w:t>.</w:t>
      </w:r>
      <w:r w:rsidR="00C4191D">
        <w:rPr>
          <w:rStyle w:val="Funotenzeichen"/>
          <w:rFonts w:eastAsia="Lora" w:cs="Lora"/>
        </w:rPr>
        <w:footnoteReference w:id="5"/>
      </w:r>
      <w:r w:rsidR="001B4C31">
        <w:rPr>
          <w:rFonts w:eastAsia="Lora" w:cs="Lora"/>
        </w:rPr>
        <w:t xml:space="preserve"> </w:t>
      </w:r>
      <w:r w:rsidR="002B31F0">
        <w:rPr>
          <w:rFonts w:eastAsia="Lora" w:cs="Lora"/>
        </w:rPr>
        <w:t xml:space="preserve">Enthielten diese Einträge keine Informationen über die </w:t>
      </w:r>
      <w:r w:rsidR="00AB6C35">
        <w:rPr>
          <w:rFonts w:eastAsia="Lora" w:cs="Lora"/>
        </w:rPr>
        <w:t xml:space="preserve">Ämter </w:t>
      </w:r>
      <w:r w:rsidR="00C4191D">
        <w:rPr>
          <w:rFonts w:eastAsia="Lora" w:cs="Lora"/>
        </w:rPr>
        <w:t xml:space="preserve">oder </w:t>
      </w:r>
      <w:r w:rsidR="0003458C">
        <w:rPr>
          <w:rFonts w:eastAsia="Lora" w:cs="Lora"/>
        </w:rPr>
        <w:t xml:space="preserve">etwaige Funktionen der Abgeordneten </w:t>
      </w:r>
      <w:r w:rsidR="00AB6C35">
        <w:rPr>
          <w:rFonts w:eastAsia="Lora" w:cs="Lora"/>
        </w:rPr>
        <w:t xml:space="preserve">im Parlamentspräsidium, </w:t>
      </w:r>
      <w:r w:rsidR="0003458C">
        <w:rPr>
          <w:rFonts w:eastAsia="Lora" w:cs="Lora"/>
        </w:rPr>
        <w:t>den Fraktionsführungen</w:t>
      </w:r>
      <w:r w:rsidR="002B31F0">
        <w:rPr>
          <w:rFonts w:eastAsia="Lora" w:cs="Lora"/>
        </w:rPr>
        <w:t xml:space="preserve"> </w:t>
      </w:r>
      <w:r w:rsidR="00C4191D">
        <w:rPr>
          <w:rFonts w:eastAsia="Lora" w:cs="Lora"/>
        </w:rPr>
        <w:t>bzw.</w:t>
      </w:r>
      <w:r w:rsidR="002B31F0">
        <w:rPr>
          <w:rFonts w:eastAsia="Lora" w:cs="Lora"/>
        </w:rPr>
        <w:t xml:space="preserve"> </w:t>
      </w:r>
      <w:r w:rsidR="0003458C">
        <w:rPr>
          <w:rFonts w:eastAsia="Lora" w:cs="Lora"/>
        </w:rPr>
        <w:t>ihren</w:t>
      </w:r>
      <w:r w:rsidR="00AB6C35">
        <w:rPr>
          <w:rFonts w:eastAsia="Lora" w:cs="Lora"/>
        </w:rPr>
        <w:t xml:space="preserve"> </w:t>
      </w:r>
      <w:r w:rsidR="0003458C">
        <w:rPr>
          <w:rFonts w:eastAsia="Lora" w:cs="Lora"/>
        </w:rPr>
        <w:t xml:space="preserve">Mitgliedschaften und leitenden </w:t>
      </w:r>
      <w:r w:rsidR="00BA24DF">
        <w:rPr>
          <w:rFonts w:eastAsia="Lora" w:cs="Lora"/>
        </w:rPr>
        <w:t>Positionen</w:t>
      </w:r>
      <w:r w:rsidR="0003458C">
        <w:rPr>
          <w:rFonts w:eastAsia="Lora" w:cs="Lora"/>
        </w:rPr>
        <w:t xml:space="preserve"> in den Ausschüssen, so </w:t>
      </w:r>
      <w:r w:rsidR="00F41A4E">
        <w:rPr>
          <w:rFonts w:eastAsia="Lora" w:cs="Lora"/>
        </w:rPr>
        <w:t>wurde hierzu</w:t>
      </w:r>
      <w:r w:rsidR="0003458C">
        <w:rPr>
          <w:rFonts w:eastAsia="Lora" w:cs="Lora"/>
        </w:rPr>
        <w:t xml:space="preserve"> </w:t>
      </w:r>
      <w:r w:rsidR="00F41A4E">
        <w:rPr>
          <w:rFonts w:eastAsia="Lora" w:cs="Lora"/>
        </w:rPr>
        <w:t>auf die</w:t>
      </w:r>
      <w:r w:rsidR="00C11C1E">
        <w:rPr>
          <w:rFonts w:eastAsia="Lora" w:cs="Lora"/>
        </w:rPr>
        <w:t xml:space="preserve"> Handbücher der</w:t>
      </w:r>
      <w:r w:rsidR="00F41A4E">
        <w:rPr>
          <w:rFonts w:eastAsia="Lora" w:cs="Lora"/>
        </w:rPr>
        <w:t xml:space="preserve"> jeweiligen </w:t>
      </w:r>
      <w:r w:rsidR="00C11C1E">
        <w:rPr>
          <w:rFonts w:eastAsia="Lora" w:cs="Lora"/>
        </w:rPr>
        <w:t xml:space="preserve"> Landesparlamente </w:t>
      </w:r>
      <w:r w:rsidR="00525B22">
        <w:rPr>
          <w:rFonts w:eastAsia="Lora" w:cs="Lora"/>
        </w:rPr>
        <w:t>ausgewichen</w:t>
      </w:r>
      <w:r w:rsidR="00C11C1E">
        <w:rPr>
          <w:rFonts w:eastAsia="Lora" w:cs="Lora"/>
        </w:rPr>
        <w:t>.</w:t>
      </w:r>
      <w:r w:rsidR="00525B22">
        <w:rPr>
          <w:rStyle w:val="Funotenzeichen"/>
          <w:rFonts w:eastAsia="Lora" w:cs="Lora"/>
        </w:rPr>
        <w:footnoteReference w:id="6"/>
      </w:r>
      <w:r w:rsidR="00C11C1E">
        <w:rPr>
          <w:rFonts w:eastAsia="Lora" w:cs="Lora"/>
        </w:rPr>
        <w:t xml:space="preserve"> In diesem Fall </w:t>
      </w:r>
      <w:r w:rsidR="00BA24DF">
        <w:rPr>
          <w:rFonts w:eastAsia="Lora" w:cs="Lora"/>
        </w:rPr>
        <w:t xml:space="preserve">sind die Daten </w:t>
      </w:r>
      <w:r w:rsidR="002D596A">
        <w:rPr>
          <w:rFonts w:eastAsia="Lora" w:cs="Lora"/>
        </w:rPr>
        <w:t>bedauerlicherweise</w:t>
      </w:r>
      <w:r w:rsidR="00BA24DF">
        <w:rPr>
          <w:rFonts w:eastAsia="Lora" w:cs="Lora"/>
        </w:rPr>
        <w:t xml:space="preserve"> nicht tagesgenau</w:t>
      </w:r>
      <w:r w:rsidR="00B066B5">
        <w:rPr>
          <w:rFonts w:eastAsia="Lora" w:cs="Lora"/>
        </w:rPr>
        <w:t>.</w:t>
      </w:r>
      <w:r w:rsidR="00BA24DF">
        <w:rPr>
          <w:rFonts w:eastAsia="Lora" w:cs="Lora"/>
        </w:rPr>
        <w:t xml:space="preserve"> </w:t>
      </w:r>
      <w:r w:rsidR="00B066B5">
        <w:rPr>
          <w:rFonts w:eastAsia="Lora" w:cs="Lora"/>
        </w:rPr>
        <w:t>M</w:t>
      </w:r>
      <w:r w:rsidR="00BA24DF">
        <w:rPr>
          <w:rFonts w:eastAsia="Lora" w:cs="Lora"/>
        </w:rPr>
        <w:t xml:space="preserve">ithilfe dieses Vorgehens </w:t>
      </w:r>
      <w:r w:rsidR="00B066B5">
        <w:rPr>
          <w:rFonts w:eastAsia="Lora" w:cs="Lora"/>
        </w:rPr>
        <w:t xml:space="preserve">konnten wir jedoch </w:t>
      </w:r>
      <w:r w:rsidR="00BA24DF">
        <w:rPr>
          <w:rFonts w:eastAsia="Lora" w:cs="Lora"/>
        </w:rPr>
        <w:t>sicherstellen,</w:t>
      </w:r>
      <w:r w:rsidR="00B066B5">
        <w:rPr>
          <w:rFonts w:eastAsia="Lora" w:cs="Lora"/>
        </w:rPr>
        <w:t xml:space="preserve"> dass für</w:t>
      </w:r>
      <w:r w:rsidR="00BA24DF">
        <w:rPr>
          <w:rFonts w:eastAsia="Lora" w:cs="Lora"/>
        </w:rPr>
        <w:t xml:space="preserve"> </w:t>
      </w:r>
      <w:r w:rsidR="00B066B5">
        <w:rPr>
          <w:rFonts w:eastAsia="Lora" w:cs="Lora"/>
        </w:rPr>
        <w:t xml:space="preserve">Wahlperioden, zu denen diese </w:t>
      </w:r>
      <w:r w:rsidR="006B6863">
        <w:rPr>
          <w:rFonts w:eastAsia="Lora" w:cs="Lora"/>
        </w:rPr>
        <w:t>Informationen</w:t>
      </w:r>
      <w:r w:rsidR="00B066B5">
        <w:rPr>
          <w:rFonts w:eastAsia="Lora" w:cs="Lora"/>
        </w:rPr>
        <w:t xml:space="preserve"> strukturiert öffentlich zugänglich sind, </w:t>
      </w:r>
      <w:r w:rsidR="006B6863">
        <w:rPr>
          <w:rFonts w:eastAsia="Lora" w:cs="Lora"/>
        </w:rPr>
        <w:t xml:space="preserve">in </w:t>
      </w:r>
      <w:proofErr w:type="spellStart"/>
      <w:r w:rsidR="006B6863" w:rsidRPr="00241F30">
        <w:rPr>
          <w:rFonts w:eastAsia="Lora" w:cs="Lora"/>
          <w:i/>
          <w:iCs/>
        </w:rPr>
        <w:t>StatePol</w:t>
      </w:r>
      <w:proofErr w:type="spellEnd"/>
      <w:r w:rsidR="006B6863">
        <w:rPr>
          <w:rFonts w:eastAsia="Lora" w:cs="Lora"/>
        </w:rPr>
        <w:t xml:space="preserve"> auch tagesgenau vorliegen.</w:t>
      </w:r>
      <w:r w:rsidR="00391C54">
        <w:rPr>
          <w:rFonts w:eastAsia="Lora" w:cs="Lora"/>
        </w:rPr>
        <w:t xml:space="preserve"> </w:t>
      </w:r>
    </w:p>
    <w:p w14:paraId="2832F9CE" w14:textId="5C2B8BD1" w:rsidR="00820854" w:rsidRDefault="29B94D76" w:rsidP="00820854">
      <w:pPr>
        <w:rPr>
          <w:rFonts w:eastAsia="Lora" w:cs="Lora"/>
        </w:rPr>
      </w:pPr>
      <w:r w:rsidRPr="00DD618A">
        <w:rPr>
          <w:rFonts w:eastAsia="Lora" w:cs="Lora"/>
        </w:rPr>
        <w:t xml:space="preserve">Die </w:t>
      </w:r>
      <w:proofErr w:type="spellStart"/>
      <w:r w:rsidR="00E517D4">
        <w:rPr>
          <w:rFonts w:eastAsia="Lora" w:cs="Lora"/>
          <w:i/>
          <w:iCs/>
        </w:rPr>
        <w:t>StatePol</w:t>
      </w:r>
      <w:proofErr w:type="spellEnd"/>
      <w:r w:rsidRPr="00DD618A">
        <w:rPr>
          <w:rFonts w:eastAsia="Lora" w:cs="Lora"/>
        </w:rPr>
        <w:t>-Datenbank</w:t>
      </w:r>
      <w:r w:rsidR="00A8541C" w:rsidRPr="00DD618A">
        <w:rPr>
          <w:rFonts w:eastAsia="Lora" w:cs="Lora"/>
          <w:i/>
          <w:iCs/>
        </w:rPr>
        <w:t xml:space="preserve"> </w:t>
      </w:r>
      <w:r w:rsidRPr="00DD618A">
        <w:rPr>
          <w:rFonts w:eastAsia="Lora" w:cs="Lora"/>
        </w:rPr>
        <w:t>enthält</w:t>
      </w:r>
      <w:r w:rsidR="00A8541C" w:rsidRPr="00DD618A">
        <w:rPr>
          <w:rFonts w:eastAsia="Lora" w:cs="Lora"/>
        </w:rPr>
        <w:t xml:space="preserve"> Informationen zu den Ämtern und Funktionen aller </w:t>
      </w:r>
      <w:r w:rsidR="00CF402F" w:rsidRPr="00DD618A">
        <w:rPr>
          <w:rFonts w:eastAsia="Lora" w:cs="Lora"/>
        </w:rPr>
        <w:t>6</w:t>
      </w:r>
      <w:r w:rsidRPr="00DD618A">
        <w:rPr>
          <w:rFonts w:eastAsia="Lora" w:cs="Lora"/>
        </w:rPr>
        <w:t>.</w:t>
      </w:r>
      <w:r w:rsidR="00CF402F" w:rsidRPr="00DD618A">
        <w:rPr>
          <w:rFonts w:eastAsia="Lora" w:cs="Lora"/>
        </w:rPr>
        <w:t>9</w:t>
      </w:r>
      <w:r w:rsidR="00621A45">
        <w:rPr>
          <w:rFonts w:eastAsia="Lora" w:cs="Lora"/>
        </w:rPr>
        <w:t>46</w:t>
      </w:r>
      <w:r w:rsidR="00A8541C" w:rsidRPr="00DD618A">
        <w:rPr>
          <w:rFonts w:eastAsia="Lora" w:cs="Lora"/>
        </w:rPr>
        <w:t xml:space="preserve"> Landtagsabgeordneten</w:t>
      </w:r>
      <w:r w:rsidRPr="00DD618A">
        <w:rPr>
          <w:rFonts w:eastAsia="Lora" w:cs="Lora"/>
        </w:rPr>
        <w:t xml:space="preserve">, die seit 1990 </w:t>
      </w:r>
      <w:r w:rsidR="00A8541C" w:rsidRPr="00DD618A">
        <w:rPr>
          <w:rFonts w:eastAsia="Lora" w:cs="Lora"/>
        </w:rPr>
        <w:t xml:space="preserve">in </w:t>
      </w:r>
      <w:r w:rsidRPr="00DD618A">
        <w:rPr>
          <w:rFonts w:eastAsia="Lora" w:cs="Lora"/>
        </w:rPr>
        <w:t>einem der</w:t>
      </w:r>
      <w:r w:rsidR="00A8541C" w:rsidRPr="00DD618A">
        <w:rPr>
          <w:rFonts w:eastAsia="Lora" w:cs="Lora"/>
        </w:rPr>
        <w:t xml:space="preserve"> 16 Landesparlamente</w:t>
      </w:r>
      <w:r w:rsidRPr="00DD618A">
        <w:rPr>
          <w:rFonts w:eastAsia="Lora" w:cs="Lora"/>
        </w:rPr>
        <w:t xml:space="preserve"> saßen</w:t>
      </w:r>
      <w:r w:rsidR="00A8541C" w:rsidRPr="00DD618A">
        <w:rPr>
          <w:rFonts w:eastAsia="Lora" w:cs="Lora"/>
        </w:rPr>
        <w:t xml:space="preserve">. </w:t>
      </w:r>
      <w:r w:rsidRPr="00DD618A">
        <w:rPr>
          <w:rFonts w:eastAsia="Lora" w:cs="Lora"/>
        </w:rPr>
        <w:t>Dabei sind alle 1614 Abgeordneten, die im Verlauf einer Legislaturperiode ausgeschieden sind, ebenso enthalten, wie die 122</w:t>
      </w:r>
      <w:r w:rsidR="00621A45">
        <w:rPr>
          <w:rFonts w:eastAsia="Lora" w:cs="Lora"/>
        </w:rPr>
        <w:t>7</w:t>
      </w:r>
      <w:r w:rsidRPr="00DD618A">
        <w:rPr>
          <w:rFonts w:eastAsia="Lora" w:cs="Lora"/>
        </w:rPr>
        <w:t xml:space="preserve"> nachgerückten Personen. </w:t>
      </w:r>
      <w:r w:rsidR="00D80CC2" w:rsidRPr="00DD618A">
        <w:rPr>
          <w:rFonts w:eastAsia="Lora" w:cs="Lora"/>
        </w:rPr>
        <w:t>Einzigartig i</w:t>
      </w:r>
      <w:r w:rsidRPr="00DD618A">
        <w:rPr>
          <w:rFonts w:eastAsia="Lora" w:cs="Lora"/>
        </w:rPr>
        <w:t xml:space="preserve">m Vergleich zu anderen Projekten mit langen Datenreihen sind die </w:t>
      </w:r>
      <w:r w:rsidR="00621A45" w:rsidRPr="00621A45">
        <w:rPr>
          <w:rFonts w:eastAsia="Lora" w:cs="Lora"/>
        </w:rPr>
        <w:t>22</w:t>
      </w:r>
      <w:r w:rsidR="00621A45">
        <w:rPr>
          <w:rFonts w:eastAsia="Lora" w:cs="Lora"/>
        </w:rPr>
        <w:t>.</w:t>
      </w:r>
      <w:r w:rsidR="00621A45" w:rsidRPr="00621A45">
        <w:rPr>
          <w:rFonts w:eastAsia="Lora" w:cs="Lora"/>
        </w:rPr>
        <w:t>379</w:t>
      </w:r>
      <w:r w:rsidR="00621A45">
        <w:rPr>
          <w:rFonts w:eastAsia="Lora" w:cs="Lora"/>
        </w:rPr>
        <w:t>.</w:t>
      </w:r>
      <w:r w:rsidR="00621A45" w:rsidRPr="00621A45">
        <w:rPr>
          <w:rFonts w:eastAsia="Lora" w:cs="Lora"/>
        </w:rPr>
        <w:t>186</w:t>
      </w:r>
      <w:r w:rsidRPr="00DD618A">
        <w:rPr>
          <w:rFonts w:eastAsia="Lora" w:cs="Lora"/>
        </w:rPr>
        <w:t xml:space="preserve"> tagesgenauen Beobachtungen zu den Mitgliedschaften. Dies erlaubt etwa die Identifikation der 32</w:t>
      </w:r>
      <w:r w:rsidR="00621A45">
        <w:rPr>
          <w:rFonts w:eastAsia="Lora" w:cs="Lora"/>
        </w:rPr>
        <w:t>8</w:t>
      </w:r>
      <w:r w:rsidRPr="00DD618A">
        <w:rPr>
          <w:rFonts w:eastAsia="Lora" w:cs="Lora"/>
        </w:rPr>
        <w:t xml:space="preserve"> Fraktionswechsel und eine</w:t>
      </w:r>
      <w:r w:rsidRPr="29B94D76">
        <w:rPr>
          <w:rFonts w:eastAsia="Lora" w:cs="Lora"/>
        </w:rPr>
        <w:t xml:space="preserve"> Analyse der Verschiebungen in Kabinetten und Fraktionsführungen zwischen Wahlen.</w:t>
      </w:r>
    </w:p>
    <w:p w14:paraId="58510D33" w14:textId="40B46C2A" w:rsidR="00820854" w:rsidRDefault="00A85EF1" w:rsidP="00820854">
      <w:pPr>
        <w:rPr>
          <w:rFonts w:eastAsia="Lora" w:cs="Lora"/>
        </w:rPr>
      </w:pPr>
      <w:r>
        <w:t xml:space="preserve">Abbildung 1 veranschaulicht die Struktur </w:t>
      </w:r>
      <w:r w:rsidR="00AF7522">
        <w:t>der Datenbank</w:t>
      </w:r>
      <w:r>
        <w:t xml:space="preserve"> und </w:t>
      </w:r>
      <w:r w:rsidR="000F6EE4">
        <w:t xml:space="preserve">führt </w:t>
      </w:r>
      <w:r w:rsidR="009F7E32">
        <w:t>die enthaltenen Informationen auf</w:t>
      </w:r>
      <w:r w:rsidR="002217CD">
        <w:t xml:space="preserve">. </w:t>
      </w:r>
      <w:r w:rsidR="00820854">
        <w:t>Durch die Verbindung der Datensätze</w:t>
      </w:r>
      <w:r w:rsidR="002217CD">
        <w:t xml:space="preserve"> </w:t>
      </w:r>
      <w:r w:rsidR="00820854">
        <w:t>ist es möglich</w:t>
      </w:r>
      <w:r w:rsidR="002217CD">
        <w:t xml:space="preserve"> </w:t>
      </w:r>
      <w:r w:rsidR="00820854">
        <w:t xml:space="preserve">entsprechend des </w:t>
      </w:r>
      <w:r w:rsidR="00820854">
        <w:lastRenderedPageBreak/>
        <w:t xml:space="preserve">jeweiligen Interesses </w:t>
      </w:r>
      <w:r w:rsidR="002217CD">
        <w:t xml:space="preserve">persönliche Daten </w:t>
      </w:r>
      <w:r w:rsidR="00820854">
        <w:t>der Abgeordneten um</w:t>
      </w:r>
      <w:r w:rsidR="002217CD">
        <w:t xml:space="preserve"> Informationen zur Zugehörigkeit in Fraktionen, Kabinett, Landtagspräsidium, Ausschüssen und Fraktionsvorstand</w:t>
      </w:r>
      <w:r w:rsidR="00820854">
        <w:t xml:space="preserve"> zu ergänzen</w:t>
      </w:r>
      <w:r w:rsidR="002217CD">
        <w:t>.</w:t>
      </w:r>
      <w:r w:rsidR="000F6EE4">
        <w:t xml:space="preserve"> </w:t>
      </w:r>
      <w:r w:rsidR="00820854">
        <w:rPr>
          <w:rFonts w:eastAsia="Lora" w:cs="Lora"/>
        </w:rPr>
        <w:t>Die komplette Datenbank, eine ausführliche Anleitung zur Nutzung sowie eine Dokumentation der Datenerhebung und codebasierten Standardisierung stehen auf GitHub zur Verfügung.</w:t>
      </w:r>
      <w:r w:rsidR="00820854">
        <w:rPr>
          <w:rFonts w:eastAsia="Lora" w:cs="Lora"/>
          <w:vertAlign w:val="superscript"/>
        </w:rPr>
        <w:footnoteReference w:id="7"/>
      </w:r>
    </w:p>
    <w:p w14:paraId="2D55E519" w14:textId="14A79466" w:rsidR="00C94466" w:rsidRDefault="00C94466" w:rsidP="00C94466">
      <w:pPr>
        <w:pStyle w:val="Beschriftung"/>
        <w:keepNext/>
        <w:jc w:val="left"/>
      </w:pPr>
      <w:r>
        <w:t xml:space="preserve">Abbildung: </w:t>
      </w:r>
      <w:fldSimple w:instr=" SEQ Abbildung: \* ARABIC ">
        <w:r>
          <w:rPr>
            <w:noProof/>
          </w:rPr>
          <w:t>1</w:t>
        </w:r>
      </w:fldSimple>
      <w:r>
        <w:t xml:space="preserve"> </w:t>
      </w:r>
      <w:r w:rsidRPr="00491C4F">
        <w:t>Die Struktur des Datensatz</w:t>
      </w:r>
    </w:p>
    <w:p w14:paraId="5B5E3B4C" w14:textId="5989F1B0" w:rsidR="00F01676" w:rsidRDefault="00FB2802" w:rsidP="00FB2802">
      <w:pPr>
        <w:rPr>
          <w:rFonts w:eastAsia="Lora" w:cs="Lora"/>
        </w:rPr>
      </w:pPr>
      <w:r>
        <w:rPr>
          <w:rFonts w:eastAsia="Lora" w:cs="Lora"/>
          <w:noProof/>
        </w:rPr>
        <w:drawing>
          <wp:inline distT="0" distB="0" distL="0" distR="0" wp14:anchorId="1C09C668" wp14:editId="4CEADE00">
            <wp:extent cx="5684193" cy="4101737"/>
            <wp:effectExtent l="0" t="0" r="5715" b="635"/>
            <wp:docPr id="1785088622" name="Grafik 15"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8622" name="Grafik 15" descr="Ein Bild, das Text, Screenshot, Design enthält.&#10;&#10;Automatisch generierte Beschreibung"/>
                    <pic:cNvPicPr/>
                  </pic:nvPicPr>
                  <pic:blipFill rotWithShape="1">
                    <a:blip r:embed="rId16" cstate="print">
                      <a:extLst>
                        <a:ext uri="{28A0092B-C50C-407E-A947-70E740481C1C}">
                          <a14:useLocalDpi xmlns:a14="http://schemas.microsoft.com/office/drawing/2010/main" val="0"/>
                        </a:ext>
                      </a:extLst>
                    </a:blip>
                    <a:srcRect t="30429" b="24356"/>
                    <a:stretch/>
                  </pic:blipFill>
                  <pic:spPr bwMode="auto">
                    <a:xfrm>
                      <a:off x="0" y="0"/>
                      <a:ext cx="5684520" cy="4101973"/>
                    </a:xfrm>
                    <a:prstGeom prst="rect">
                      <a:avLst/>
                    </a:prstGeom>
                    <a:ln>
                      <a:noFill/>
                    </a:ln>
                    <a:extLst>
                      <a:ext uri="{53640926-AAD7-44D8-BBD7-CCE9431645EC}">
                        <a14:shadowObscured xmlns:a14="http://schemas.microsoft.com/office/drawing/2010/main"/>
                      </a:ext>
                    </a:extLst>
                  </pic:spPr>
                </pic:pic>
              </a:graphicData>
            </a:graphic>
          </wp:inline>
        </w:drawing>
      </w:r>
    </w:p>
    <w:p w14:paraId="5876FF50" w14:textId="77777777" w:rsidR="00C81004" w:rsidRDefault="00C81004" w:rsidP="001B0371">
      <w:pPr>
        <w:rPr>
          <w:i/>
          <w:iCs/>
        </w:rPr>
      </w:pPr>
    </w:p>
    <w:p w14:paraId="6AB49DBB" w14:textId="5FA17323" w:rsidR="00C81004" w:rsidRDefault="00A8541C" w:rsidP="00D14463">
      <w:pPr>
        <w:rPr>
          <w:rFonts w:eastAsia="Lora" w:cs="Lora"/>
        </w:rPr>
      </w:pPr>
      <w:r>
        <w:rPr>
          <w:rFonts w:eastAsia="Lora" w:cs="Lora"/>
        </w:rPr>
        <w:t>Unser</w:t>
      </w:r>
      <w:r w:rsidR="00A85EF1">
        <w:rPr>
          <w:rFonts w:eastAsia="Lora" w:cs="Lora"/>
        </w:rPr>
        <w:t>e</w:t>
      </w:r>
      <w:r>
        <w:rPr>
          <w:rFonts w:eastAsia="Lora" w:cs="Lora"/>
        </w:rPr>
        <w:t xml:space="preserve"> </w:t>
      </w:r>
      <w:r w:rsidR="00A85EF1">
        <w:rPr>
          <w:rFonts w:eastAsia="Lora" w:cs="Lora"/>
        </w:rPr>
        <w:t xml:space="preserve">Datenbank </w:t>
      </w:r>
      <w:r>
        <w:rPr>
          <w:rFonts w:eastAsia="Lora" w:cs="Lora"/>
        </w:rPr>
        <w:t>reiht sich in die zahlreichen Projekte</w:t>
      </w:r>
      <w:r w:rsidR="00A85EF1">
        <w:rPr>
          <w:rFonts w:eastAsia="Lora" w:cs="Lora"/>
        </w:rPr>
        <w:t xml:space="preserve"> ein</w:t>
      </w:r>
      <w:r>
        <w:rPr>
          <w:rFonts w:eastAsia="Lora" w:cs="Lora"/>
        </w:rPr>
        <w:t xml:space="preserve">, die in jüngerer Zeit die empirischen Grundlagen für </w:t>
      </w:r>
      <w:r w:rsidR="00A85EF1">
        <w:rPr>
          <w:rFonts w:eastAsia="Lora" w:cs="Lora"/>
        </w:rPr>
        <w:t xml:space="preserve">die </w:t>
      </w:r>
      <w:r>
        <w:rPr>
          <w:rFonts w:eastAsia="Lora" w:cs="Lora"/>
        </w:rPr>
        <w:t xml:space="preserve">Repräsentationsforschung stetig verbessert haben </w:t>
      </w:r>
      <w:sdt>
        <w:sdtPr>
          <w:rPr>
            <w:rFonts w:eastAsia="Lora" w:cs="Lora"/>
          </w:rPr>
          <w:alias w:val="To edit, see citavi.com/edit"/>
          <w:tag w:val="CitaviPlaceholder#6002a724-2edd-44ec-bc66-800cf992b569"/>
          <w:id w:val="939727857"/>
          <w:placeholder>
            <w:docPart w:val="DefaultPlaceholder_-1854013440"/>
          </w:placeholder>
        </w:sdtPr>
        <w:sdtContent>
          <w:commentRangeStart w:id="12"/>
          <w:r>
            <w:rPr>
              <w:rFonts w:eastAsia="Lora" w:cs="Lora"/>
            </w:rPr>
            <w:fldChar w:fldCharType="begin"/>
          </w:r>
          <w:r w:rsidR="002954B6">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VmZGYwLWZiNjYtNGFhMC05NTFjLWE1YmQ0N2UwOTU1NiIsIlJhbmdlTGVuZ3RoIjoyOCwiUmVmZXJlbmNlSWQiOiJjYjE0NTMwMS03N2RjLTQyYmMtOGFhOC02NDUzZDE0ZTEyYz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MTEvbHNxLjEyMzU5IiwiVXJpU3RyaW5nIjoiaHR0cHM6Ly9kb2kub3JnLzEwLjExMTEvbHNxLjEyMzU5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Q1JBTi5SLXByb2plY3Qub3JnL3BhY2thZ2U9bGVnaXNsYXRvUiIsIlVyaVN0cmluZyI6Imh0dHBzOi8vY3Jhbi5yLXByb2plY3Qub3JnL3BhY2thZ2U9bGVnaXNsYXRvU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OTMvcGEvZ3NhZDAxMSIsIlVyaVN0cmluZyI6Imh0dHBzOi8vZG9pLm9yZy8xMC4xMDkzL3BhL2dzYWQwMTE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}</w:instrText>
          </w:r>
          <w:r>
            <w:rPr>
              <w:rFonts w:eastAsia="Lora" w:cs="Lora"/>
            </w:rPr>
            <w:fldChar w:fldCharType="separate"/>
          </w:r>
          <w:r w:rsidR="00C77C8F">
            <w:rPr>
              <w:rFonts w:eastAsia="Lora" w:cs="Lora"/>
            </w:rPr>
            <w:t>(Turner‐Zwinkels et al. 2021; Goebel und Munzert 2020; Stockemer und Sundström 2022; Kroeber 2023; Fetscher et al. 2023)</w:t>
          </w:r>
          <w:r>
            <w:rPr>
              <w:rFonts w:eastAsia="Lora" w:cs="Lora"/>
            </w:rPr>
            <w:fldChar w:fldCharType="end"/>
          </w:r>
          <w:commentRangeEnd w:id="12"/>
          <w:r w:rsidR="00794956">
            <w:rPr>
              <w:rStyle w:val="Kommentarzeichen"/>
            </w:rPr>
            <w:commentReference w:id="12"/>
          </w:r>
        </w:sdtContent>
      </w:sdt>
      <w:r>
        <w:rPr>
          <w:rFonts w:eastAsia="Lora" w:cs="Lora"/>
        </w:rPr>
        <w:t>.</w:t>
      </w:r>
      <w:commentRangeStart w:id="13"/>
      <w:r w:rsidR="00A85EF1">
        <w:rPr>
          <w:rFonts w:eastAsia="Lora" w:cs="Lora"/>
        </w:rPr>
        <w:t xml:space="preserve"> </w:t>
      </w:r>
      <w:commentRangeEnd w:id="13"/>
      <w:r w:rsidR="005F35A0">
        <w:rPr>
          <w:rStyle w:val="Kommentarzeichen"/>
        </w:rPr>
        <w:commentReference w:id="13"/>
      </w:r>
      <w:r w:rsidR="00A85EF1">
        <w:rPr>
          <w:rFonts w:eastAsia="Lora" w:cs="Lora"/>
        </w:rPr>
        <w:t>Mit</w:t>
      </w:r>
      <w:r>
        <w:rPr>
          <w:rFonts w:eastAsia="Lora" w:cs="Lora"/>
        </w:rPr>
        <w:t xml:space="preserve"> </w:t>
      </w:r>
      <w:proofErr w:type="spellStart"/>
      <w:r w:rsidR="00E517D4">
        <w:rPr>
          <w:rFonts w:eastAsia="Lora" w:cs="Lora"/>
          <w:i/>
        </w:rPr>
        <w:t>StatePol</w:t>
      </w:r>
      <w:proofErr w:type="spellEnd"/>
      <w:r>
        <w:rPr>
          <w:rFonts w:eastAsia="Lora" w:cs="Lora"/>
        </w:rPr>
        <w:t xml:space="preserve"> </w:t>
      </w:r>
      <w:r w:rsidR="00A85EF1">
        <w:rPr>
          <w:rFonts w:eastAsia="Lora" w:cs="Lora"/>
        </w:rPr>
        <w:t xml:space="preserve">eröffnen sich </w:t>
      </w:r>
      <w:r>
        <w:rPr>
          <w:rFonts w:eastAsia="Lora" w:cs="Lora"/>
        </w:rPr>
        <w:t xml:space="preserve">vielfältige </w:t>
      </w:r>
      <w:r w:rsidR="000E5BC1">
        <w:rPr>
          <w:rFonts w:eastAsia="Lora" w:cs="Lora"/>
        </w:rPr>
        <w:t>Möglichkeit</w:t>
      </w:r>
      <w:r>
        <w:rPr>
          <w:rFonts w:eastAsia="Lora" w:cs="Lora"/>
        </w:rPr>
        <w:t xml:space="preserve">en die Zusammensetzung </w:t>
      </w:r>
      <w:r w:rsidR="000E5BC1">
        <w:rPr>
          <w:rFonts w:eastAsia="Lora" w:cs="Lora"/>
        </w:rPr>
        <w:t xml:space="preserve">der deutschen Landtage sowie </w:t>
      </w:r>
      <w:r w:rsidR="00620094">
        <w:rPr>
          <w:rFonts w:eastAsia="Lora" w:cs="Lora"/>
        </w:rPr>
        <w:t xml:space="preserve">etwa </w:t>
      </w:r>
      <w:r w:rsidR="000E5BC1">
        <w:rPr>
          <w:rFonts w:eastAsia="Lora" w:cs="Lora"/>
        </w:rPr>
        <w:t>die Karriereverläufe ihrer Mitglieder zu analysieren.</w:t>
      </w:r>
      <w:r w:rsidR="002C52E4">
        <w:rPr>
          <w:rFonts w:eastAsia="Lora" w:cs="Lora"/>
        </w:rPr>
        <w:br w:type="page"/>
      </w:r>
    </w:p>
    <w:p w14:paraId="1AA69C71" w14:textId="77777777" w:rsidR="00F01676" w:rsidRPr="00301120" w:rsidRDefault="000E5BC1" w:rsidP="00C77C8F">
      <w:pPr>
        <w:pStyle w:val="berschrift2"/>
      </w:pPr>
      <w:r w:rsidRPr="00301120">
        <w:lastRenderedPageBreak/>
        <w:t>Deskriptive Repräsentation in der Landespolitik</w:t>
      </w:r>
    </w:p>
    <w:p w14:paraId="0713A7E7" w14:textId="6E8B1FDD" w:rsidR="00F01676" w:rsidRDefault="000E5BC1">
      <w:pPr>
        <w:rPr>
          <w:rFonts w:eastAsia="Lora" w:cs="Lora"/>
        </w:rPr>
      </w:pPr>
      <w:r>
        <w:rPr>
          <w:rFonts w:eastAsia="Lora" w:cs="Lora"/>
        </w:rPr>
        <w:t xml:space="preserve">Die </w:t>
      </w:r>
      <w:r w:rsidR="002F4343">
        <w:rPr>
          <w:rFonts w:eastAsia="Lora" w:cs="Lora"/>
        </w:rPr>
        <w:t xml:space="preserve">Diversität </w:t>
      </w:r>
      <w:r>
        <w:rPr>
          <w:rFonts w:eastAsia="Lora" w:cs="Lora"/>
        </w:rPr>
        <w:t>der politischen Eliten in Deutschland wird vielfach als unzureichend beschrieben. Sowohl in der öffentlichen Debatte als auch in der politikwissenschaftlichen Literatur wird kritisiert, dass viele gesellschaftliche Gruppen an entscheidenden Stellen nicht vertreten sind</w:t>
      </w:r>
      <w:r w:rsidR="002F4343">
        <w:rPr>
          <w:rFonts w:eastAsia="Lora" w:cs="Lora"/>
        </w:rPr>
        <w:t xml:space="preserve"> </w:t>
      </w:r>
      <w:sdt>
        <w:sdtPr>
          <w:rPr>
            <w:rFonts w:eastAsia="Lora" w:cs="Lora"/>
          </w:rPr>
          <w:alias w:val="To edit, see citavi.com/edit"/>
          <w:tag w:val="CitaviPlaceholder#ee5b2c55-3a45-4eac-912d-fdea3fa29e58"/>
          <w:id w:val="-1697609884"/>
          <w:placeholder>
            <w:docPart w:val="DefaultPlaceholder_-1854013440"/>
          </w:placeholder>
        </w:sdtPr>
        <w:sdtContent>
          <w:r w:rsidR="002F4343">
            <w:rPr>
              <w:rFonts w:eastAsia="Lora" w:cs="Lora"/>
            </w:rPr>
            <w:fldChar w:fldCharType="begin"/>
          </w:r>
          <w:r w:rsidR="00E517D4">
            <w:rPr>
              <w:rFonts w:eastAsia="Lora" w:cs="Lor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Tc1ODRlLWQ4MGMtNGVkOC1iMGQ3LTVmOTZhODk4MzcxYiIsIlJhbmdlTGVuZ3RoIjoyOSwiUmVmZXJlbmNlSWQiOiJlNWY2MmZmMi1lMzQ4LTQ4ZjEtYjNkZC0xZTdkOTg5ZDUyY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2My0wOTkyMC04IiwiRWRpdG9ycyI6W10sIkV2YWx1YXRpb25Db21wbGV4aXR5IjowLCJFdmFsdWF0aW9uU291cmNlVGV4dEZvcm1hdCI6MCwiR3JvdXBzIjpbXSwiSGFzTGFiZWwxIjpmYWxzZSwiSGFzTGFiZWwyIjpmYWxzZSwiSXNibiI6Ijk3OC0zLTY2My0wOTkyMS01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wNy85NzgtMy02NjMtMDk5MjAtOCIsIlVyaVN0cmluZyI6Imh0dHBzOi8vZG9pLm9yZy8xMC4xMDA3Lzk3OC0zLTY2My0wOTkyMC04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}</w:instrText>
          </w:r>
          <w:r w:rsidR="002F4343">
            <w:rPr>
              <w:rFonts w:eastAsia="Lora" w:cs="Lora"/>
            </w:rPr>
            <w:fldChar w:fldCharType="separate"/>
          </w:r>
          <w:r w:rsidR="00E517D4">
            <w:rPr>
              <w:rFonts w:eastAsia="Lora" w:cs="Lora"/>
            </w:rPr>
            <w:t>(Bürklin und Rebenstorf 1997)</w:t>
          </w:r>
          <w:r w:rsidR="002F4343">
            <w:rPr>
              <w:rFonts w:eastAsia="Lora" w:cs="Lora"/>
            </w:rPr>
            <w:fldChar w:fldCharType="end"/>
          </w:r>
        </w:sdtContent>
      </w:sdt>
      <w:r>
        <w:rPr>
          <w:rFonts w:eastAsia="Lora" w:cs="Lora"/>
        </w:rPr>
        <w:t>. Unter Rückgriff auf den vorgestellten Datensatz zu den Abgeordneten der Bundesländer, untersuchen wir in diesem Abschnitt die deskriptive Repräsentation</w:t>
      </w:r>
      <w:r w:rsidR="008A07F2">
        <w:rPr>
          <w:rFonts w:eastAsia="Lora" w:cs="Lora"/>
        </w:rPr>
        <w:t xml:space="preserve"> unter den Mitgliedern von Landtagen und Landesregierungen</w:t>
      </w:r>
      <w:r>
        <w:rPr>
          <w:rFonts w:eastAsia="Lora" w:cs="Lora"/>
        </w:rPr>
        <w:t xml:space="preserve"> entlang dreier Merkmale. </w:t>
      </w:r>
      <w:r w:rsidR="008A07F2">
        <w:rPr>
          <w:rFonts w:eastAsia="Lora" w:cs="Lora"/>
        </w:rPr>
        <w:t xml:space="preserve">Wir beleuchten </w:t>
      </w:r>
      <w:r>
        <w:rPr>
          <w:rFonts w:eastAsia="Lora" w:cs="Lora"/>
        </w:rPr>
        <w:t>die Repräsentation von Frauen</w:t>
      </w:r>
      <w:r w:rsidR="008A07F2">
        <w:rPr>
          <w:rFonts w:eastAsia="Lora" w:cs="Lora"/>
        </w:rPr>
        <w:t xml:space="preserve">, die Repräsentation entlang des Lebensalters und </w:t>
      </w:r>
      <w:r>
        <w:rPr>
          <w:rFonts w:eastAsia="Lora" w:cs="Lora"/>
        </w:rPr>
        <w:t>die regionale Herkunft der Eliten</w:t>
      </w:r>
      <w:r w:rsidR="008A07F2">
        <w:rPr>
          <w:rFonts w:eastAsia="Lora" w:cs="Lora"/>
        </w:rPr>
        <w:t xml:space="preserve"> (Stichwort Ost- vs. Westdeutschland)</w:t>
      </w:r>
      <w:r>
        <w:rPr>
          <w:rFonts w:eastAsia="Lora" w:cs="Lora"/>
        </w:rPr>
        <w:t>.</w:t>
      </w:r>
    </w:p>
    <w:p w14:paraId="4DB86427" w14:textId="1E88EB94" w:rsidR="00F01676" w:rsidRDefault="00965086" w:rsidP="00C77C8F">
      <w:pPr>
        <w:pStyle w:val="berschrift3"/>
      </w:pPr>
      <w:bookmarkStart w:id="14" w:name="_l9lqj83sepg8" w:colFirst="0" w:colLast="0"/>
      <w:bookmarkEnd w:id="14"/>
      <w:r>
        <w:t>Gender</w:t>
      </w:r>
    </w:p>
    <w:p w14:paraId="19A55958" w14:textId="0D83223C" w:rsidR="00C94466" w:rsidRDefault="006B3304" w:rsidP="00345388">
      <w:pPr>
        <w:rPr>
          <w:rFonts w:eastAsia="Lora" w:cs="Lora"/>
        </w:rPr>
      </w:pPr>
      <w:r>
        <w:rPr>
          <w:rFonts w:eastAsia="Lora" w:cs="Lora"/>
        </w:rPr>
        <w:t xml:space="preserve">Nachdem in den deutschen Parlamenten lange Zeit nur sehr wenige Frauen vertreten waren, </w:t>
      </w:r>
      <w:r w:rsidR="001B248A">
        <w:rPr>
          <w:rFonts w:eastAsia="Lora" w:cs="Lora"/>
        </w:rPr>
        <w:t>stieg</w:t>
      </w:r>
      <w:r w:rsidR="001B248A" w:rsidRPr="001B248A">
        <w:rPr>
          <w:rFonts w:eastAsia="Lora" w:cs="Lora"/>
        </w:rPr>
        <w:t xml:space="preserve"> der Anteil weiblicher Abgeordneter </w:t>
      </w:r>
      <w:r>
        <w:rPr>
          <w:rFonts w:eastAsia="Lora" w:cs="Lora"/>
        </w:rPr>
        <w:t xml:space="preserve">in den </w:t>
      </w:r>
      <w:r w:rsidR="00CE4961">
        <w:rPr>
          <w:rFonts w:eastAsia="Lora" w:cs="Lora"/>
        </w:rPr>
        <w:t>1990ern</w:t>
      </w:r>
      <w:r>
        <w:rPr>
          <w:rFonts w:eastAsia="Lora" w:cs="Lora"/>
        </w:rPr>
        <w:t xml:space="preserve"> </w:t>
      </w:r>
      <w:r w:rsidR="005F7737">
        <w:rPr>
          <w:rFonts w:eastAsia="Lora" w:cs="Lora"/>
        </w:rPr>
        <w:t xml:space="preserve">zunächst </w:t>
      </w:r>
      <w:r w:rsidR="001B248A" w:rsidRPr="001B248A">
        <w:rPr>
          <w:rFonts w:eastAsia="Lora" w:cs="Lora"/>
        </w:rPr>
        <w:t>an</w:t>
      </w:r>
      <w:r w:rsidR="00D7702E">
        <w:rPr>
          <w:rFonts w:eastAsia="Lora" w:cs="Lora"/>
        </w:rPr>
        <w:t xml:space="preserve">. </w:t>
      </w:r>
      <w:r w:rsidR="004A7246" w:rsidRPr="004A7246">
        <w:rPr>
          <w:rFonts w:eastAsia="Lora" w:cs="Lora"/>
        </w:rPr>
        <w:t xml:space="preserve">Seit </w:t>
      </w:r>
      <w:r w:rsidR="008F731D">
        <w:rPr>
          <w:rFonts w:eastAsia="Lora" w:cs="Lora"/>
        </w:rPr>
        <w:t>Ende der 1990er</w:t>
      </w:r>
      <w:r w:rsidR="004A7246" w:rsidRPr="004A7246">
        <w:rPr>
          <w:rFonts w:eastAsia="Lora" w:cs="Lora"/>
        </w:rPr>
        <w:t xml:space="preserve"> </w:t>
      </w:r>
      <w:r w:rsidR="00CC0885">
        <w:rPr>
          <w:rFonts w:eastAsia="Lora" w:cs="Lora"/>
        </w:rPr>
        <w:t>stagniert diese</w:t>
      </w:r>
      <w:r w:rsidR="004A7246" w:rsidRPr="004A7246">
        <w:rPr>
          <w:rFonts w:eastAsia="Lora" w:cs="Lora"/>
        </w:rPr>
        <w:t xml:space="preserve"> Entwicklung</w:t>
      </w:r>
      <w:r w:rsidR="001B248A" w:rsidRPr="001B248A">
        <w:rPr>
          <w:rFonts w:eastAsia="Lora" w:cs="Lora"/>
        </w:rPr>
        <w:t>.</w:t>
      </w:r>
      <w:r>
        <w:rPr>
          <w:rFonts w:eastAsia="Lora" w:cs="Lora"/>
        </w:rPr>
        <w:t xml:space="preserve"> </w:t>
      </w:r>
      <w:r w:rsidR="008F731D">
        <w:rPr>
          <w:rFonts w:eastAsia="Lora" w:cs="Lora"/>
        </w:rPr>
        <w:fldChar w:fldCharType="begin"/>
      </w:r>
      <w:r w:rsidR="008F731D">
        <w:rPr>
          <w:rFonts w:eastAsia="Lora" w:cs="Lora"/>
        </w:rPr>
        <w:instrText xml:space="preserve"> REF _Ref140597454 \h </w:instrText>
      </w:r>
      <w:r w:rsidR="008F731D">
        <w:rPr>
          <w:rFonts w:eastAsia="Lora" w:cs="Lora"/>
        </w:rPr>
      </w:r>
      <w:r w:rsidR="008F731D">
        <w:rPr>
          <w:rFonts w:eastAsia="Lora" w:cs="Lora"/>
        </w:rPr>
        <w:fldChar w:fldCharType="separate"/>
      </w:r>
      <w:r w:rsidR="008F731D">
        <w:t xml:space="preserve">Abbildung: </w:t>
      </w:r>
      <w:r w:rsidR="008F731D">
        <w:rPr>
          <w:noProof/>
        </w:rPr>
        <w:t>2</w:t>
      </w:r>
      <w:r w:rsidR="008F731D">
        <w:rPr>
          <w:rFonts w:eastAsia="Lora" w:cs="Lora"/>
        </w:rPr>
        <w:fldChar w:fldCharType="end"/>
      </w:r>
      <w:r w:rsidR="008F731D">
        <w:rPr>
          <w:rFonts w:eastAsia="Lora" w:cs="Lora"/>
        </w:rPr>
        <w:t xml:space="preserve"> </w:t>
      </w:r>
      <w:r w:rsidR="004A7246">
        <w:rPr>
          <w:rFonts w:eastAsia="Lora" w:cs="Lora"/>
        </w:rPr>
        <w:t>veranschaulicht</w:t>
      </w:r>
      <w:r w:rsidR="001B248A" w:rsidRPr="001B248A">
        <w:rPr>
          <w:rFonts w:eastAsia="Lora" w:cs="Lora"/>
        </w:rPr>
        <w:t xml:space="preserve"> </w:t>
      </w:r>
      <w:r w:rsidR="001B248A">
        <w:rPr>
          <w:rFonts w:eastAsia="Lora" w:cs="Lora"/>
        </w:rPr>
        <w:t xml:space="preserve">die </w:t>
      </w:r>
      <w:r w:rsidR="004A7246">
        <w:rPr>
          <w:rFonts w:eastAsia="Lora" w:cs="Lora"/>
        </w:rPr>
        <w:t>Veränderung</w:t>
      </w:r>
      <w:r w:rsidR="001B248A" w:rsidRPr="001B248A">
        <w:rPr>
          <w:rFonts w:eastAsia="Lora" w:cs="Lora"/>
        </w:rPr>
        <w:t xml:space="preserve"> </w:t>
      </w:r>
      <w:r>
        <w:rPr>
          <w:rFonts w:eastAsia="Lora" w:cs="Lora"/>
        </w:rPr>
        <w:t xml:space="preserve">des </w:t>
      </w:r>
      <w:r w:rsidRPr="006B3304">
        <w:rPr>
          <w:rFonts w:eastAsia="Lora" w:cs="Lora"/>
        </w:rPr>
        <w:t>Frauenanteil</w:t>
      </w:r>
      <w:r>
        <w:rPr>
          <w:rFonts w:eastAsia="Lora" w:cs="Lora"/>
        </w:rPr>
        <w:t>s</w:t>
      </w:r>
      <w:r w:rsidRPr="006B3304">
        <w:rPr>
          <w:rFonts w:eastAsia="Lora" w:cs="Lora"/>
        </w:rPr>
        <w:t xml:space="preserve"> unter den </w:t>
      </w:r>
      <w:r>
        <w:rPr>
          <w:rFonts w:eastAsia="Lora" w:cs="Lora"/>
        </w:rPr>
        <w:t>Abgeordneten</w:t>
      </w:r>
      <w:r w:rsidR="001B248A" w:rsidRPr="001B248A">
        <w:rPr>
          <w:rFonts w:eastAsia="Lora" w:cs="Lora"/>
        </w:rPr>
        <w:t xml:space="preserve"> </w:t>
      </w:r>
      <w:r>
        <w:rPr>
          <w:rFonts w:eastAsia="Lora" w:cs="Lora"/>
        </w:rPr>
        <w:t>der</w:t>
      </w:r>
      <w:r w:rsidR="001B248A" w:rsidRPr="001B248A">
        <w:rPr>
          <w:rFonts w:eastAsia="Lora" w:cs="Lora"/>
        </w:rPr>
        <w:t xml:space="preserve"> deutschen </w:t>
      </w:r>
      <w:r w:rsidR="005C62AE">
        <w:rPr>
          <w:rFonts w:eastAsia="Lora" w:cs="Lora"/>
        </w:rPr>
        <w:t>Landesparlamente</w:t>
      </w:r>
      <w:r w:rsidR="001B248A" w:rsidRPr="001B248A">
        <w:rPr>
          <w:rFonts w:eastAsia="Lora" w:cs="Lora"/>
        </w:rPr>
        <w:t xml:space="preserve"> seit 1990.</w:t>
      </w:r>
      <w:r w:rsidR="00345388">
        <w:rPr>
          <w:rFonts w:eastAsia="Lora" w:cs="Lora"/>
        </w:rPr>
        <w:t xml:space="preserve"> Die gestrichelte Linie </w:t>
      </w:r>
      <w:r w:rsidR="000024FB">
        <w:rPr>
          <w:rFonts w:eastAsia="Lora" w:cs="Lora"/>
        </w:rPr>
        <w:t>bildet den globalen Durchschnitt ab</w:t>
      </w:r>
      <w:r w:rsidR="00345388">
        <w:rPr>
          <w:rFonts w:eastAsia="Lora" w:cs="Lora"/>
        </w:rPr>
        <w:t xml:space="preserve">, zudem </w:t>
      </w:r>
      <w:r w:rsidR="00715DF3">
        <w:rPr>
          <w:rFonts w:eastAsia="Lora" w:cs="Lora"/>
        </w:rPr>
        <w:t xml:space="preserve">wird der durchschnittliche Frauenanteil für die großen </w:t>
      </w:r>
      <w:r w:rsidR="00345388">
        <w:rPr>
          <w:rFonts w:eastAsia="Lora" w:cs="Lora"/>
        </w:rPr>
        <w:t xml:space="preserve">Parteien </w:t>
      </w:r>
      <w:r w:rsidR="005F7737">
        <w:rPr>
          <w:rFonts w:eastAsia="Lora" w:cs="Lora"/>
        </w:rPr>
        <w:t xml:space="preserve">separat </w:t>
      </w:r>
      <w:r w:rsidR="00563272">
        <w:rPr>
          <w:rFonts w:eastAsia="Lora" w:cs="Lora"/>
        </w:rPr>
        <w:t>ausgewiesen</w:t>
      </w:r>
      <w:r w:rsidR="00345388">
        <w:rPr>
          <w:rFonts w:eastAsia="Lora" w:cs="Lora"/>
        </w:rPr>
        <w:t>.</w:t>
      </w:r>
      <w:r w:rsidR="009D13B5">
        <w:rPr>
          <w:rFonts w:eastAsia="Lora" w:cs="Lora"/>
        </w:rPr>
        <w:t xml:space="preserve"> </w:t>
      </w:r>
      <w:r w:rsidR="004A7246" w:rsidRPr="004A7246">
        <w:rPr>
          <w:rFonts w:eastAsia="Lora" w:cs="Lora"/>
        </w:rPr>
        <w:t xml:space="preserve">Die Veränderungen </w:t>
      </w:r>
      <w:r w:rsidR="00715DF3">
        <w:rPr>
          <w:rFonts w:eastAsia="Lora" w:cs="Lora"/>
        </w:rPr>
        <w:t xml:space="preserve">ergeben sich sowohl aus der Änderung der Zusammensetzung nach Wahlen, als auch leichteren </w:t>
      </w:r>
      <w:r w:rsidR="004A7246" w:rsidRPr="004A7246">
        <w:rPr>
          <w:rFonts w:eastAsia="Lora" w:cs="Lora"/>
        </w:rPr>
        <w:t xml:space="preserve">Schwankungen </w:t>
      </w:r>
      <w:r w:rsidR="00715DF3">
        <w:rPr>
          <w:rFonts w:eastAsia="Lora" w:cs="Lora"/>
        </w:rPr>
        <w:t xml:space="preserve">während der Legislaturperioden, etwa </w:t>
      </w:r>
      <w:r w:rsidR="004A7246" w:rsidRPr="004A7246">
        <w:rPr>
          <w:rFonts w:eastAsia="Lora" w:cs="Lora"/>
        </w:rPr>
        <w:t>wenn Abgeordnete ausscheiden, nachrücken oder die Fraktion wechseln</w:t>
      </w:r>
      <w:r w:rsidR="003E19BD">
        <w:rPr>
          <w:rFonts w:eastAsia="Lora" w:cs="Lora"/>
        </w:rPr>
        <w:t>.</w:t>
      </w:r>
    </w:p>
    <w:p w14:paraId="6539A3F6" w14:textId="32B7190F" w:rsidR="00C94466" w:rsidRDefault="00C94466" w:rsidP="00C94466">
      <w:pPr>
        <w:pStyle w:val="Beschriftung"/>
        <w:keepNext/>
        <w:jc w:val="left"/>
      </w:pPr>
      <w:bookmarkStart w:id="15" w:name="_Ref140597454"/>
      <w:r>
        <w:t xml:space="preserve">Abbildung: </w:t>
      </w:r>
      <w:fldSimple w:instr=" SEQ Abbildung: \* ARABIC ">
        <w:r>
          <w:rPr>
            <w:noProof/>
          </w:rPr>
          <w:t>2</w:t>
        </w:r>
      </w:fldSimple>
      <w:bookmarkEnd w:id="15"/>
      <w:r>
        <w:t xml:space="preserve"> </w:t>
      </w:r>
      <w:r w:rsidRPr="00080C8A">
        <w:t>Frauenanteil in den Fraktionen der Landesparlamente</w:t>
      </w:r>
    </w:p>
    <w:p w14:paraId="17F0A426" w14:textId="5949B974" w:rsidR="00C94466" w:rsidRDefault="00F66D6A" w:rsidP="00C94466">
      <w:pPr>
        <w:jc w:val="left"/>
      </w:pPr>
      <w:r>
        <w:rPr>
          <w:noProof/>
        </w:rPr>
        <w:drawing>
          <wp:inline distT="0" distB="0" distL="0" distR="0" wp14:anchorId="7C5C6C55" wp14:editId="45F80358">
            <wp:extent cx="5760720" cy="3840480"/>
            <wp:effectExtent l="0" t="0" r="5080" b="0"/>
            <wp:docPr id="1073442207" name="Grafik 1" descr="Ein Bild, das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2207" name="Grafik 1" descr="Ein Bild, das Text, Reihe, Diagramm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5770657A" w14:textId="2C168121" w:rsidR="00345388" w:rsidRPr="00C94466" w:rsidRDefault="00C94466" w:rsidP="00C94466">
      <w:r>
        <w:br w:type="page"/>
      </w:r>
    </w:p>
    <w:p w14:paraId="21104165" w14:textId="35254FFD" w:rsidR="009D13B5" w:rsidRDefault="009D13B5" w:rsidP="003C7391">
      <w:pPr>
        <w:rPr>
          <w:rFonts w:eastAsia="Lora" w:cs="Lora"/>
        </w:rPr>
      </w:pPr>
      <w:r w:rsidRPr="009D13B5">
        <w:rPr>
          <w:rFonts w:eastAsia="Lora" w:cs="Lora"/>
        </w:rPr>
        <w:lastRenderedPageBreak/>
        <w:t xml:space="preserve">Bei einer </w:t>
      </w:r>
      <w:r>
        <w:rPr>
          <w:rFonts w:eastAsia="Lora" w:cs="Lora"/>
        </w:rPr>
        <w:t>differenzierten</w:t>
      </w:r>
      <w:r w:rsidRPr="009D13B5">
        <w:rPr>
          <w:rFonts w:eastAsia="Lora" w:cs="Lora"/>
        </w:rPr>
        <w:t xml:space="preserve"> Betrachtung </w:t>
      </w:r>
      <w:r w:rsidR="003C7391">
        <w:rPr>
          <w:rFonts w:eastAsia="Lora" w:cs="Lora"/>
        </w:rPr>
        <w:t>zeigen sich deutliche</w:t>
      </w:r>
      <w:r w:rsidRPr="009D13B5">
        <w:rPr>
          <w:rFonts w:eastAsia="Lora" w:cs="Lora"/>
        </w:rPr>
        <w:t xml:space="preserve"> Unterschiede zwischen den sechs großen Parteien</w:t>
      </w:r>
      <w:r>
        <w:rPr>
          <w:rFonts w:eastAsia="Lora" w:cs="Lora"/>
        </w:rPr>
        <w:t xml:space="preserve">. </w:t>
      </w:r>
      <w:r w:rsidR="00DE2FA0">
        <w:rPr>
          <w:rFonts w:eastAsia="Lora" w:cs="Lora"/>
        </w:rPr>
        <w:t>So</w:t>
      </w:r>
      <w:r>
        <w:rPr>
          <w:rFonts w:eastAsia="Lora" w:cs="Lora"/>
        </w:rPr>
        <w:t xml:space="preserve"> </w:t>
      </w:r>
      <w:r w:rsidR="003C7391" w:rsidRPr="003C7391">
        <w:rPr>
          <w:rFonts w:eastAsia="Lora" w:cs="Lora"/>
        </w:rPr>
        <w:t xml:space="preserve">lag der Anteil </w:t>
      </w:r>
      <w:r w:rsidR="00DE2FA0">
        <w:rPr>
          <w:rFonts w:eastAsia="Lora" w:cs="Lora"/>
        </w:rPr>
        <w:t>der</w:t>
      </w:r>
      <w:r w:rsidR="00DE2FA0" w:rsidRPr="003C7391">
        <w:rPr>
          <w:rFonts w:eastAsia="Lora" w:cs="Lora"/>
        </w:rPr>
        <w:t xml:space="preserve"> </w:t>
      </w:r>
      <w:r w:rsidR="00427B94">
        <w:rPr>
          <w:rFonts w:eastAsia="Lora" w:cs="Lora"/>
        </w:rPr>
        <w:t>Frauen</w:t>
      </w:r>
      <w:r w:rsidR="003C7391" w:rsidRPr="003C7391">
        <w:rPr>
          <w:rFonts w:eastAsia="Lora" w:cs="Lora"/>
        </w:rPr>
        <w:t xml:space="preserve"> bei den Unions</w:t>
      </w:r>
      <w:r w:rsidR="00427B94">
        <w:rPr>
          <w:rFonts w:eastAsia="Lora" w:cs="Lora"/>
        </w:rPr>
        <w:t>fraktionen</w:t>
      </w:r>
      <w:r w:rsidR="003C7391" w:rsidRPr="003C7391">
        <w:rPr>
          <w:rFonts w:eastAsia="Lora" w:cs="Lora"/>
        </w:rPr>
        <w:t xml:space="preserve"> Anfang der 1990er Jahre lediglich bei etwa 10 Prozent und stieg in den folgenden Jahren auf knapp über 20 Prozent</w:t>
      </w:r>
      <w:r w:rsidR="003C7391">
        <w:rPr>
          <w:rFonts w:eastAsia="Lora" w:cs="Lora"/>
        </w:rPr>
        <w:t xml:space="preserve">. </w:t>
      </w:r>
      <w:r w:rsidR="005A7404">
        <w:rPr>
          <w:rFonts w:eastAsia="Lora" w:cs="Lora"/>
        </w:rPr>
        <w:t xml:space="preserve">Bei den Liberalen sind ähnliche Trends zu beobachten, wobei </w:t>
      </w:r>
      <w:r w:rsidR="003E19BD" w:rsidRPr="003E19BD">
        <w:rPr>
          <w:rFonts w:eastAsia="Lora" w:cs="Lora"/>
        </w:rPr>
        <w:t xml:space="preserve">der prozentuale </w:t>
      </w:r>
      <w:r w:rsidR="00DE2FA0">
        <w:rPr>
          <w:rFonts w:eastAsia="Lora" w:cs="Lora"/>
        </w:rPr>
        <w:t>Anteil</w:t>
      </w:r>
      <w:r w:rsidR="00DE2FA0" w:rsidRPr="003E19BD">
        <w:rPr>
          <w:rFonts w:eastAsia="Lora" w:cs="Lora"/>
        </w:rPr>
        <w:t xml:space="preserve"> </w:t>
      </w:r>
      <w:r w:rsidR="003E19BD" w:rsidRPr="003E19BD">
        <w:rPr>
          <w:rFonts w:eastAsia="Lora" w:cs="Lora"/>
        </w:rPr>
        <w:t>in den Fraktionen der FDP durch die gemeinhin geringe</w:t>
      </w:r>
      <w:r w:rsidR="003E19BD">
        <w:rPr>
          <w:rFonts w:eastAsia="Lora" w:cs="Lora"/>
        </w:rPr>
        <w:t>re</w:t>
      </w:r>
      <w:r w:rsidR="003E19BD" w:rsidRPr="003E19BD">
        <w:rPr>
          <w:rFonts w:eastAsia="Lora" w:cs="Lora"/>
        </w:rPr>
        <w:t xml:space="preserve"> Anzahl an </w:t>
      </w:r>
      <w:proofErr w:type="spellStart"/>
      <w:r w:rsidR="003E19BD" w:rsidRPr="003E19BD">
        <w:rPr>
          <w:rFonts w:eastAsia="Lora" w:cs="Lora"/>
        </w:rPr>
        <w:t>Mandatsträger:innen</w:t>
      </w:r>
      <w:proofErr w:type="spellEnd"/>
      <w:r w:rsidR="003E19BD" w:rsidRPr="003E19BD">
        <w:rPr>
          <w:rFonts w:eastAsia="Lora" w:cs="Lora"/>
        </w:rPr>
        <w:t xml:space="preserve"> vergleichsweise stark variiert.</w:t>
      </w:r>
    </w:p>
    <w:p w14:paraId="5C3F5C36" w14:textId="3021AA0E" w:rsidR="001E3AC9" w:rsidRDefault="005B0B43" w:rsidP="005B0B43">
      <w:pPr>
        <w:rPr>
          <w:rFonts w:eastAsia="Lora" w:cs="Lora"/>
        </w:rPr>
      </w:pPr>
      <w:r w:rsidRPr="005B0B43">
        <w:rPr>
          <w:rFonts w:eastAsia="Lora" w:cs="Lora"/>
        </w:rPr>
        <w:t xml:space="preserve">Linke und Grünen </w:t>
      </w:r>
      <w:r w:rsidR="00DE2FA0">
        <w:rPr>
          <w:rFonts w:eastAsia="Lora" w:cs="Lora"/>
        </w:rPr>
        <w:t>weisen</w:t>
      </w:r>
      <w:r w:rsidR="00427B94">
        <w:rPr>
          <w:rFonts w:eastAsia="Lora" w:cs="Lora"/>
        </w:rPr>
        <w:t xml:space="preserve"> in</w:t>
      </w:r>
      <w:r w:rsidR="00DE2FA0">
        <w:rPr>
          <w:rFonts w:eastAsia="Lora" w:cs="Lora"/>
        </w:rPr>
        <w:t xml:space="preserve"> de</w:t>
      </w:r>
      <w:r w:rsidR="00427B94">
        <w:rPr>
          <w:rFonts w:eastAsia="Lora" w:cs="Lora"/>
        </w:rPr>
        <w:t>n</w:t>
      </w:r>
      <w:r w:rsidR="00DE2FA0">
        <w:rPr>
          <w:rFonts w:eastAsia="Lora" w:cs="Lora"/>
        </w:rPr>
        <w:t xml:space="preserve"> 1990er Jahre</w:t>
      </w:r>
      <w:r w:rsidR="00427B94">
        <w:rPr>
          <w:rFonts w:eastAsia="Lora" w:cs="Lora"/>
        </w:rPr>
        <w:t>n</w:t>
      </w:r>
      <w:r w:rsidR="00DE2FA0">
        <w:rPr>
          <w:rFonts w:eastAsia="Lora" w:cs="Lora"/>
        </w:rPr>
        <w:t xml:space="preserve"> bereits einen höheren Frauenanteil auf und zeigen </w:t>
      </w:r>
      <w:r w:rsidR="005A7404" w:rsidRPr="005A7404">
        <w:rPr>
          <w:rFonts w:eastAsia="Lora" w:cs="Lora"/>
        </w:rPr>
        <w:t>seit</w:t>
      </w:r>
      <w:r w:rsidR="00427B94">
        <w:rPr>
          <w:rFonts w:eastAsia="Lora" w:cs="Lora"/>
        </w:rPr>
        <w:t>dem</w:t>
      </w:r>
      <w:r w:rsidR="005A7404" w:rsidRPr="005A7404">
        <w:rPr>
          <w:rFonts w:eastAsia="Lora" w:cs="Lora"/>
        </w:rPr>
        <w:t xml:space="preserve"> ein</w:t>
      </w:r>
      <w:r w:rsidR="00B66D89">
        <w:rPr>
          <w:rFonts w:eastAsia="Lora" w:cs="Lora"/>
        </w:rPr>
        <w:t>en</w:t>
      </w:r>
      <w:r w:rsidR="005A7404" w:rsidRPr="005A7404">
        <w:rPr>
          <w:rFonts w:eastAsia="Lora" w:cs="Lora"/>
        </w:rPr>
        <w:t xml:space="preserve"> </w:t>
      </w:r>
      <w:r w:rsidR="00DE2FA0">
        <w:rPr>
          <w:rFonts w:eastAsia="Lora" w:cs="Lora"/>
        </w:rPr>
        <w:t>weiteren Aufwuchs</w:t>
      </w:r>
      <w:r>
        <w:rPr>
          <w:rFonts w:eastAsia="Lora" w:cs="Lora"/>
        </w:rPr>
        <w:t xml:space="preserve">. </w:t>
      </w:r>
      <w:r w:rsidR="00DE2FA0">
        <w:rPr>
          <w:rFonts w:eastAsia="Lora" w:cs="Lora"/>
        </w:rPr>
        <w:t xml:space="preserve">Seit </w:t>
      </w:r>
      <w:r w:rsidR="00DE2FA0" w:rsidRPr="005A7404">
        <w:rPr>
          <w:rFonts w:eastAsia="Lora" w:cs="Lora"/>
        </w:rPr>
        <w:t>etwa 25 Jahre</w:t>
      </w:r>
      <w:r w:rsidR="00DE2FA0">
        <w:rPr>
          <w:rFonts w:eastAsia="Lora" w:cs="Lora"/>
        </w:rPr>
        <w:t>n sind die Fraktionen</w:t>
      </w:r>
      <w:r w:rsidR="00DE2FA0" w:rsidRPr="005A7404">
        <w:rPr>
          <w:rFonts w:eastAsia="Lora" w:cs="Lora"/>
        </w:rPr>
        <w:t xml:space="preserve"> </w:t>
      </w:r>
      <w:r w:rsidR="00DE2FA0">
        <w:rPr>
          <w:rFonts w:eastAsia="Lora" w:cs="Lora"/>
        </w:rPr>
        <w:t>d</w:t>
      </w:r>
      <w:r w:rsidR="005A7404" w:rsidRPr="005A7404">
        <w:rPr>
          <w:rFonts w:eastAsia="Lora" w:cs="Lora"/>
        </w:rPr>
        <w:t>iese</w:t>
      </w:r>
      <w:r w:rsidR="00DE2FA0">
        <w:rPr>
          <w:rFonts w:eastAsia="Lora" w:cs="Lora"/>
        </w:rPr>
        <w:t>r</w:t>
      </w:r>
      <w:r w:rsidR="005A7404" w:rsidRPr="005A7404">
        <w:rPr>
          <w:rFonts w:eastAsia="Lora" w:cs="Lora"/>
        </w:rPr>
        <w:t xml:space="preserve"> Parteien </w:t>
      </w:r>
      <w:r w:rsidR="000140AE">
        <w:rPr>
          <w:rFonts w:eastAsia="Lora" w:cs="Lora"/>
        </w:rPr>
        <w:t>annähernd</w:t>
      </w:r>
      <w:r w:rsidR="000140AE" w:rsidRPr="005A7404">
        <w:rPr>
          <w:rFonts w:eastAsia="Lora" w:cs="Lora"/>
        </w:rPr>
        <w:t xml:space="preserve"> </w:t>
      </w:r>
      <w:r w:rsidR="00C15F6C">
        <w:rPr>
          <w:rFonts w:eastAsia="Lora" w:cs="Lora"/>
        </w:rPr>
        <w:t>g</w:t>
      </w:r>
      <w:r w:rsidR="00965086">
        <w:rPr>
          <w:rFonts w:eastAsia="Lora" w:cs="Lora"/>
        </w:rPr>
        <w:t>end</w:t>
      </w:r>
      <w:r w:rsidR="00DE2FA0">
        <w:rPr>
          <w:rFonts w:eastAsia="Lora" w:cs="Lora"/>
        </w:rPr>
        <w:t>erparitätisch besetzt</w:t>
      </w:r>
      <w:r w:rsidRPr="005B0B43">
        <w:rPr>
          <w:rFonts w:eastAsia="Lora" w:cs="Lora"/>
        </w:rPr>
        <w:t>.</w:t>
      </w:r>
      <w:r>
        <w:rPr>
          <w:rFonts w:eastAsia="Lora" w:cs="Lora"/>
        </w:rPr>
        <w:t xml:space="preserve"> </w:t>
      </w:r>
      <w:r w:rsidRPr="005B0B43">
        <w:rPr>
          <w:rFonts w:eastAsia="Lora" w:cs="Lora"/>
        </w:rPr>
        <w:t xml:space="preserve">Der Frauenanteil in den Fraktionen </w:t>
      </w:r>
      <w:r w:rsidR="005A7404">
        <w:rPr>
          <w:rFonts w:eastAsia="Lora" w:cs="Lora"/>
        </w:rPr>
        <w:t xml:space="preserve">der SPD </w:t>
      </w:r>
      <w:r w:rsidRPr="005B0B43">
        <w:rPr>
          <w:rFonts w:eastAsia="Lora" w:cs="Lora"/>
        </w:rPr>
        <w:t xml:space="preserve">liegt konstant über dem Durchschnitt </w:t>
      </w:r>
      <w:r w:rsidR="00DA3ADC" w:rsidRPr="00DA3ADC">
        <w:rPr>
          <w:rFonts w:eastAsia="Lora" w:cs="Lora"/>
        </w:rPr>
        <w:t>und erreichte um das Jahr 2008 mit etwa 40 Prozent seinen Höchststand</w:t>
      </w:r>
      <w:r w:rsidRPr="005B0B43">
        <w:rPr>
          <w:rFonts w:eastAsia="Lora" w:cs="Lora"/>
        </w:rPr>
        <w:t xml:space="preserve">. </w:t>
      </w:r>
      <w:r w:rsidR="00DA3ADC" w:rsidRPr="00DA3ADC">
        <w:rPr>
          <w:rFonts w:eastAsia="Lora" w:cs="Lora"/>
        </w:rPr>
        <w:t xml:space="preserve">Im Gegensatz zu den Linken und Grünen </w:t>
      </w:r>
      <w:r w:rsidR="004A689E">
        <w:rPr>
          <w:rFonts w:eastAsia="Lora" w:cs="Lora"/>
        </w:rPr>
        <w:t>erreichte</w:t>
      </w:r>
      <w:r w:rsidR="004A689E" w:rsidRPr="00DA3ADC">
        <w:rPr>
          <w:rFonts w:eastAsia="Lora" w:cs="Lora"/>
        </w:rPr>
        <w:t xml:space="preserve"> </w:t>
      </w:r>
      <w:r w:rsidR="00DA3ADC" w:rsidRPr="00DA3ADC">
        <w:rPr>
          <w:rFonts w:eastAsia="Lora" w:cs="Lora"/>
        </w:rPr>
        <w:t xml:space="preserve">die SPD jedoch an keiner Stelle annähernd </w:t>
      </w:r>
      <w:r w:rsidR="00965086">
        <w:rPr>
          <w:rFonts w:eastAsia="Lora" w:cs="Lora"/>
        </w:rPr>
        <w:t>Gend</w:t>
      </w:r>
      <w:r w:rsidR="00DA3ADC" w:rsidRPr="00DA3ADC">
        <w:rPr>
          <w:rFonts w:eastAsia="Lora" w:cs="Lora"/>
        </w:rPr>
        <w:t>erparität</w:t>
      </w:r>
      <w:r w:rsidR="001F4DCF" w:rsidRPr="001F4DCF">
        <w:rPr>
          <w:rFonts w:eastAsia="Lora" w:cs="Lora"/>
        </w:rPr>
        <w:t>.</w:t>
      </w:r>
      <w:r w:rsidR="001F4DCF">
        <w:rPr>
          <w:rFonts w:eastAsia="Lora" w:cs="Lora"/>
        </w:rPr>
        <w:t xml:space="preserve"> </w:t>
      </w:r>
      <w:r w:rsidR="00DA3ADC" w:rsidRPr="00DA3ADC">
        <w:rPr>
          <w:rFonts w:eastAsia="Lora" w:cs="Lora"/>
        </w:rPr>
        <w:t>Diese Diskrepanz lässt sich auf zwei Gründe zurückführen:</w:t>
      </w:r>
      <w:r w:rsidR="001F4DCF" w:rsidRPr="001F4DCF">
        <w:rPr>
          <w:rFonts w:eastAsia="Lora" w:cs="Lora"/>
        </w:rPr>
        <w:t xml:space="preserve"> </w:t>
      </w:r>
      <w:r w:rsidR="00427B94">
        <w:rPr>
          <w:rFonts w:eastAsia="Lora" w:cs="Lora"/>
        </w:rPr>
        <w:t>So hat d</w:t>
      </w:r>
      <w:r w:rsidR="00DA3ADC" w:rsidRPr="00DA3ADC">
        <w:rPr>
          <w:rFonts w:eastAsia="Lora" w:cs="Lora"/>
        </w:rPr>
        <w:t>ie SPD lediglich eine Quote von 40 Prozent für Frauen bei der Aufstellung ihrer Wahllisten</w:t>
      </w:r>
      <w:r w:rsidR="001F4DCF" w:rsidRPr="001F4DCF">
        <w:rPr>
          <w:rFonts w:eastAsia="Lora" w:cs="Lora"/>
        </w:rPr>
        <w:t xml:space="preserve">. </w:t>
      </w:r>
      <w:r w:rsidR="00DA3ADC" w:rsidRPr="00DA3ADC">
        <w:rPr>
          <w:rFonts w:eastAsia="Lora" w:cs="Lora"/>
        </w:rPr>
        <w:t>Darüber hinaus gewinnt die SPD einen erheblichen Anteil ihrer Mandate direkt</w:t>
      </w:r>
      <w:r w:rsidR="001F4DCF" w:rsidRPr="001F4DCF">
        <w:rPr>
          <w:rFonts w:eastAsia="Lora" w:cs="Lora"/>
        </w:rPr>
        <w:t>, für die keine Quotenregelung g</w:t>
      </w:r>
      <w:r w:rsidR="00DA3ADC">
        <w:rPr>
          <w:rFonts w:eastAsia="Lora" w:cs="Lora"/>
        </w:rPr>
        <w:t>elten</w:t>
      </w:r>
      <w:r w:rsidR="001F4DCF" w:rsidRPr="001F4DCF">
        <w:rPr>
          <w:rFonts w:eastAsia="Lora" w:cs="Lora"/>
        </w:rPr>
        <w:t>, während Linke und Grüne hauptsächlich Mandate über ihre quotierten Listen erhalten.</w:t>
      </w:r>
      <w:r w:rsidR="001F4DCF">
        <w:rPr>
          <w:rStyle w:val="Funotenzeichen"/>
          <w:rFonts w:eastAsia="Lora" w:cs="Lora"/>
        </w:rPr>
        <w:footnoteReference w:id="8"/>
      </w:r>
    </w:p>
    <w:p w14:paraId="58206ABB" w14:textId="5DC7D067" w:rsidR="001E3AC9" w:rsidRDefault="003B7AB0" w:rsidP="00DA3ADC">
      <w:pPr>
        <w:rPr>
          <w:rFonts w:eastAsia="Lora" w:cs="Lora"/>
        </w:rPr>
      </w:pPr>
      <w:r w:rsidRPr="003B7AB0">
        <w:rPr>
          <w:rFonts w:eastAsia="Lora" w:cs="Lora"/>
        </w:rPr>
        <w:t>Auffällig ist</w:t>
      </w:r>
      <w:r w:rsidR="29B94D76" w:rsidRPr="29B94D76">
        <w:rPr>
          <w:rFonts w:eastAsia="Lora" w:cs="Lora"/>
        </w:rPr>
        <w:t xml:space="preserve">, dass die ersten Fraktionen der AfD einen </w:t>
      </w:r>
      <w:r w:rsidR="002E7A5E">
        <w:rPr>
          <w:rFonts w:eastAsia="Lora" w:cs="Lora"/>
        </w:rPr>
        <w:t>für die eigenen Verhältnisse</w:t>
      </w:r>
      <w:r w:rsidR="002E7A5E" w:rsidRPr="29B94D76">
        <w:rPr>
          <w:rFonts w:eastAsia="Lora" w:cs="Lora"/>
        </w:rPr>
        <w:t xml:space="preserve"> </w:t>
      </w:r>
      <w:r w:rsidR="29B94D76" w:rsidRPr="29B94D76">
        <w:rPr>
          <w:rFonts w:eastAsia="Lora" w:cs="Lora"/>
        </w:rPr>
        <w:t>hohen Frauenanteil aufwiesen. Beispielsweise waren in der ersten Landtagsfraktion der AfD in Sachsen 2014 von 14 Abgeordneten</w:t>
      </w:r>
      <w:r w:rsidR="00725CEF">
        <w:rPr>
          <w:rFonts w:eastAsia="Lora" w:cs="Lora"/>
        </w:rPr>
        <w:t xml:space="preserve"> 5</w:t>
      </w:r>
      <w:r w:rsidR="29B94D76" w:rsidRPr="29B94D76">
        <w:rPr>
          <w:rFonts w:eastAsia="Lora" w:cs="Lora"/>
        </w:rPr>
        <w:t xml:space="preserve"> Frauen.</w:t>
      </w:r>
      <w:r w:rsidRPr="003B7AB0">
        <w:rPr>
          <w:rFonts w:eastAsia="Lora" w:cs="Lora"/>
        </w:rPr>
        <w:t xml:space="preserve"> </w:t>
      </w:r>
      <w:r w:rsidR="29B94D76" w:rsidRPr="29B94D76">
        <w:rPr>
          <w:rFonts w:eastAsia="Lora" w:cs="Lora"/>
        </w:rPr>
        <w:t>Bis die AfD schließlich in allen Landtagen vertreten war, sank ihr durchschnittlicher Frauenanteil kontinuierlich, besonders gering war er im Mai 2017 in</w:t>
      </w:r>
      <w:r w:rsidR="00BB653F">
        <w:rPr>
          <w:rFonts w:eastAsia="Lora" w:cs="Lora"/>
        </w:rPr>
        <w:t xml:space="preserve"> der</w:t>
      </w:r>
      <w:r w:rsidR="29B94D76" w:rsidRPr="29B94D76">
        <w:rPr>
          <w:rFonts w:eastAsia="Lora" w:cs="Lora"/>
        </w:rPr>
        <w:t xml:space="preserve"> </w:t>
      </w:r>
      <w:r w:rsidR="00427B94">
        <w:rPr>
          <w:rFonts w:eastAsia="Lora" w:cs="Lora"/>
        </w:rPr>
        <w:t>s</w:t>
      </w:r>
      <w:r w:rsidR="29B94D76" w:rsidRPr="29B94D76">
        <w:rPr>
          <w:rFonts w:eastAsia="Lora" w:cs="Lora"/>
        </w:rPr>
        <w:t>achsen-</w:t>
      </w:r>
      <w:r w:rsidR="00427B94">
        <w:rPr>
          <w:rFonts w:eastAsia="Lora" w:cs="Lora"/>
        </w:rPr>
        <w:t>a</w:t>
      </w:r>
      <w:r w:rsidR="29B94D76" w:rsidRPr="29B94D76">
        <w:rPr>
          <w:rFonts w:eastAsia="Lora" w:cs="Lora"/>
        </w:rPr>
        <w:t>nhaltinischen Landtag</w:t>
      </w:r>
      <w:r w:rsidR="00427B94">
        <w:rPr>
          <w:rFonts w:eastAsia="Lora" w:cs="Lora"/>
        </w:rPr>
        <w:t>sfraktion</w:t>
      </w:r>
      <w:r w:rsidR="29B94D76" w:rsidRPr="29B94D76">
        <w:rPr>
          <w:rFonts w:eastAsia="Lora" w:cs="Lora"/>
        </w:rPr>
        <w:t xml:space="preserve">. Hier </w:t>
      </w:r>
      <w:r w:rsidR="00A45287">
        <w:rPr>
          <w:rFonts w:eastAsia="Lora" w:cs="Lora"/>
        </w:rPr>
        <w:t>fand sich unter den 24 Mitgliedern der Fraktion lediglich eine Frau</w:t>
      </w:r>
      <w:r w:rsidR="29B94D76" w:rsidRPr="29B94D76">
        <w:rPr>
          <w:rFonts w:eastAsia="Lora" w:cs="Lora"/>
        </w:rPr>
        <w:t>.</w:t>
      </w:r>
    </w:p>
    <w:p w14:paraId="1DF65D02" w14:textId="1941DA38" w:rsidR="00C94466" w:rsidRDefault="00CB73E8">
      <w:pPr>
        <w:rPr>
          <w:rFonts w:eastAsia="Lora" w:cs="Lora"/>
        </w:rPr>
      </w:pPr>
      <w:r>
        <w:rPr>
          <w:rFonts w:eastAsia="Lora" w:cs="Lora"/>
        </w:rPr>
        <w:t xml:space="preserve">Die von uns zusammengeführten Daten erlauben </w:t>
      </w:r>
      <w:r w:rsidR="00AF1F28">
        <w:rPr>
          <w:rFonts w:eastAsia="Lora" w:cs="Lora"/>
        </w:rPr>
        <w:t>zudem</w:t>
      </w:r>
      <w:r>
        <w:rPr>
          <w:rFonts w:eastAsia="Lora" w:cs="Lora"/>
        </w:rPr>
        <w:t xml:space="preserve"> eine Analyse der Repräsentation gesellschaftlicher Gruppen in verschiedenen Positionen </w:t>
      </w:r>
      <w:r w:rsidR="00BD7AAF">
        <w:rPr>
          <w:rFonts w:eastAsia="Lora" w:cs="Lora"/>
        </w:rPr>
        <w:t>in</w:t>
      </w:r>
      <w:r w:rsidR="00AF1F28">
        <w:rPr>
          <w:rFonts w:eastAsia="Lora" w:cs="Lora"/>
        </w:rPr>
        <w:t>nerhalb von</w:t>
      </w:r>
      <w:r w:rsidR="00BD7AAF">
        <w:rPr>
          <w:rFonts w:eastAsia="Lora" w:cs="Lora"/>
        </w:rPr>
        <w:t xml:space="preserve"> Parlament und Regierung. </w:t>
      </w:r>
      <w:r w:rsidR="00725CEF">
        <w:rPr>
          <w:rFonts w:eastAsia="Lora" w:cs="Lora"/>
        </w:rPr>
        <w:fldChar w:fldCharType="begin"/>
      </w:r>
      <w:r w:rsidR="00725CEF">
        <w:rPr>
          <w:rFonts w:eastAsia="Lora" w:cs="Lora"/>
        </w:rPr>
        <w:instrText xml:space="preserve"> REF _Ref140594646 \h </w:instrText>
      </w:r>
      <w:r w:rsidR="00725CEF">
        <w:rPr>
          <w:rFonts w:eastAsia="Lora" w:cs="Lora"/>
        </w:rPr>
      </w:r>
      <w:r w:rsidR="00725CEF">
        <w:rPr>
          <w:rFonts w:eastAsia="Lora" w:cs="Lora"/>
        </w:rPr>
        <w:fldChar w:fldCharType="separate"/>
      </w:r>
      <w:r w:rsidR="00725CEF">
        <w:t xml:space="preserve">Abbildung: </w:t>
      </w:r>
      <w:r w:rsidR="00725CEF">
        <w:rPr>
          <w:noProof/>
        </w:rPr>
        <w:t>3</w:t>
      </w:r>
      <w:r w:rsidR="00725CEF">
        <w:rPr>
          <w:rFonts w:eastAsia="Lora" w:cs="Lora"/>
        </w:rPr>
        <w:fldChar w:fldCharType="end"/>
      </w:r>
      <w:r w:rsidR="00BD7AAF">
        <w:rPr>
          <w:rFonts w:eastAsia="Lora" w:cs="Lora"/>
        </w:rPr>
        <w:t xml:space="preserve"> stellt </w:t>
      </w:r>
      <w:r w:rsidR="0010492F">
        <w:rPr>
          <w:rFonts w:eastAsia="Lora" w:cs="Lora"/>
        </w:rPr>
        <w:t xml:space="preserve">den Frauenanteil </w:t>
      </w:r>
      <w:r w:rsidR="00BD7AAF">
        <w:rPr>
          <w:rFonts w:eastAsia="Lora" w:cs="Lora"/>
        </w:rPr>
        <w:t>für eine Reihe von Positionen dar.</w:t>
      </w:r>
      <w:r w:rsidR="00737AF2">
        <w:rPr>
          <w:rFonts w:eastAsia="Lora" w:cs="Lora"/>
          <w:vertAlign w:val="superscript"/>
        </w:rPr>
        <w:footnoteReference w:id="9"/>
      </w:r>
      <w:r w:rsidR="00BF5E2B">
        <w:rPr>
          <w:rFonts w:eastAsia="Lora" w:cs="Lora"/>
        </w:rPr>
        <w:t xml:space="preserve"> </w:t>
      </w:r>
      <w:r w:rsidR="0010492F">
        <w:rPr>
          <w:rFonts w:eastAsia="Lora" w:cs="Lora"/>
        </w:rPr>
        <w:t>Die Kurven repräsentieren einen</w:t>
      </w:r>
      <w:r w:rsidR="00AF1F28" w:rsidRPr="00AF1F28">
        <w:rPr>
          <w:rFonts w:eastAsia="Lora" w:cs="Lora"/>
        </w:rPr>
        <w:t xml:space="preserve"> Durchschnitt über alle Länderparlamente</w:t>
      </w:r>
      <w:r w:rsidR="00427B94">
        <w:rPr>
          <w:rFonts w:eastAsia="Lora" w:cs="Lora"/>
        </w:rPr>
        <w:t xml:space="preserve"> hinweg</w:t>
      </w:r>
      <w:r w:rsidR="00AF1F28" w:rsidRPr="00AF1F28">
        <w:rPr>
          <w:rFonts w:eastAsia="Lora" w:cs="Lora"/>
        </w:rPr>
        <w:t xml:space="preserve"> </w:t>
      </w:r>
      <w:r w:rsidR="0010492F">
        <w:rPr>
          <w:rFonts w:eastAsia="Lora" w:cs="Lora"/>
        </w:rPr>
        <w:t xml:space="preserve">und </w:t>
      </w:r>
      <w:r w:rsidR="00427B94">
        <w:rPr>
          <w:rFonts w:eastAsia="Lora" w:cs="Lora"/>
        </w:rPr>
        <w:t>weisen</w:t>
      </w:r>
      <w:r w:rsidR="00BF5E2B">
        <w:rPr>
          <w:rFonts w:eastAsia="Lora" w:cs="Lora"/>
        </w:rPr>
        <w:t xml:space="preserve"> etwaige Unterschiede zwischen den Parteien nicht</w:t>
      </w:r>
      <w:r w:rsidR="00427B94">
        <w:rPr>
          <w:rFonts w:eastAsia="Lora" w:cs="Lora"/>
        </w:rPr>
        <w:t xml:space="preserve"> aus</w:t>
      </w:r>
      <w:r w:rsidR="00BF5E2B">
        <w:rPr>
          <w:rFonts w:eastAsia="Lora" w:cs="Lora"/>
        </w:rPr>
        <w:t>.</w:t>
      </w:r>
    </w:p>
    <w:p w14:paraId="0EF57B75" w14:textId="40EAE20B" w:rsidR="00A4106C" w:rsidRDefault="00C94466">
      <w:pPr>
        <w:rPr>
          <w:rFonts w:eastAsia="Lora" w:cs="Lora"/>
        </w:rPr>
      </w:pPr>
      <w:r>
        <w:rPr>
          <w:rFonts w:eastAsia="Lora" w:cs="Lora"/>
        </w:rPr>
        <w:br w:type="page"/>
      </w:r>
    </w:p>
    <w:p w14:paraId="5FC38B6E" w14:textId="57C6C57E" w:rsidR="00C94466" w:rsidRDefault="00C94466" w:rsidP="00C94466">
      <w:pPr>
        <w:pStyle w:val="Beschriftung"/>
        <w:keepNext/>
        <w:jc w:val="left"/>
      </w:pPr>
      <w:bookmarkStart w:id="16" w:name="_Ref140594646"/>
      <w:r>
        <w:lastRenderedPageBreak/>
        <w:t xml:space="preserve">Abbildung: </w:t>
      </w:r>
      <w:fldSimple w:instr=" SEQ Abbildung: \* ARABIC ">
        <w:r>
          <w:rPr>
            <w:noProof/>
          </w:rPr>
          <w:t>3</w:t>
        </w:r>
      </w:fldSimple>
      <w:bookmarkEnd w:id="16"/>
      <w:r>
        <w:t xml:space="preserve"> </w:t>
      </w:r>
      <w:r w:rsidRPr="009F2D39">
        <w:t>Frauenanteil in den Landesparlamenten und -regierungen</w:t>
      </w:r>
      <w:r w:rsidR="00807A44">
        <w:rPr>
          <w:rStyle w:val="Funotenzeichen"/>
        </w:rPr>
        <w:footnoteReference w:id="10"/>
      </w:r>
    </w:p>
    <w:p w14:paraId="18E8B198" w14:textId="21A90C24" w:rsidR="00C94466" w:rsidRDefault="00C268C6" w:rsidP="00C94466">
      <w:pPr>
        <w:spacing w:after="0"/>
        <w:jc w:val="left"/>
        <w:rPr>
          <w:rFonts w:eastAsia="Lora" w:cs="Lora"/>
        </w:rPr>
      </w:pPr>
      <w:r>
        <w:rPr>
          <w:rFonts w:eastAsia="Lora" w:cs="Lora"/>
          <w:noProof/>
        </w:rPr>
        <w:drawing>
          <wp:inline distT="0" distB="0" distL="0" distR="0" wp14:anchorId="6D437ED1" wp14:editId="1B654413">
            <wp:extent cx="5760720" cy="3840480"/>
            <wp:effectExtent l="0" t="0" r="5080" b="0"/>
            <wp:docPr id="475205837" name="Grafik 9" descr="Ein Bild, das Diagramm,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05837" name="Grafik 9" descr="Ein Bild, das Diagramm, Reihe, Tex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28887CE4" w14:textId="77777777" w:rsidR="00C94466" w:rsidRDefault="00C94466" w:rsidP="00C94466">
      <w:pPr>
        <w:spacing w:after="0"/>
        <w:jc w:val="left"/>
        <w:rPr>
          <w:rFonts w:eastAsia="Lora" w:cs="Lora"/>
        </w:rPr>
      </w:pPr>
    </w:p>
    <w:p w14:paraId="09594384" w14:textId="3B17C535" w:rsidR="00651521" w:rsidRDefault="0010492F" w:rsidP="00CC0885">
      <w:pPr>
        <w:rPr>
          <w:rFonts w:eastAsia="Lora" w:cs="Lora"/>
        </w:rPr>
      </w:pPr>
      <w:r>
        <w:rPr>
          <w:rFonts w:eastAsia="Lora" w:cs="Lora"/>
        </w:rPr>
        <w:t>S</w:t>
      </w:r>
      <w:r w:rsidR="00651521" w:rsidRPr="00651521">
        <w:rPr>
          <w:rFonts w:eastAsia="Lora" w:cs="Lora"/>
        </w:rPr>
        <w:t xml:space="preserve">owohl die Präsidien, Fraktionsführungen und Ausschussvorsitze in den deutschen Landesparlamenten als auch die Ämter der </w:t>
      </w:r>
      <w:proofErr w:type="spellStart"/>
      <w:r w:rsidR="00651521" w:rsidRPr="00651521">
        <w:rPr>
          <w:rFonts w:eastAsia="Lora" w:cs="Lora"/>
        </w:rPr>
        <w:t>Regierungschef:innen</w:t>
      </w:r>
      <w:proofErr w:type="spellEnd"/>
      <w:r w:rsidR="00651521" w:rsidRPr="00651521">
        <w:rPr>
          <w:rFonts w:eastAsia="Lora" w:cs="Lora"/>
        </w:rPr>
        <w:t xml:space="preserve"> und </w:t>
      </w:r>
      <w:proofErr w:type="spellStart"/>
      <w:r w:rsidR="00651521" w:rsidRPr="00651521">
        <w:rPr>
          <w:rFonts w:eastAsia="Lora" w:cs="Lora"/>
        </w:rPr>
        <w:t>Minister:innen</w:t>
      </w:r>
      <w:proofErr w:type="spellEnd"/>
      <w:r w:rsidR="00651521" w:rsidRPr="00651521">
        <w:rPr>
          <w:rFonts w:eastAsia="Lora" w:cs="Lora"/>
        </w:rPr>
        <w:t xml:space="preserve"> </w:t>
      </w:r>
      <w:r>
        <w:rPr>
          <w:rFonts w:eastAsia="Lora" w:cs="Lora"/>
        </w:rPr>
        <w:t xml:space="preserve">waren </w:t>
      </w:r>
      <w:r w:rsidR="00651521" w:rsidRPr="00651521">
        <w:rPr>
          <w:rFonts w:eastAsia="Lora" w:cs="Lora"/>
        </w:rPr>
        <w:t>seit 1990 zu keinem Zeitpunkt zur Hälfte mit Frauen besetzt</w:t>
      </w:r>
      <w:r w:rsidR="00BF5E2B">
        <w:rPr>
          <w:rFonts w:eastAsia="Lora" w:cs="Lora"/>
        </w:rPr>
        <w:t xml:space="preserve">. </w:t>
      </w:r>
      <w:r>
        <w:rPr>
          <w:rFonts w:eastAsia="Lora" w:cs="Lora"/>
        </w:rPr>
        <w:t>Tatsächlich scheint eine</w:t>
      </w:r>
      <w:r w:rsidR="00651521" w:rsidRPr="00651521">
        <w:rPr>
          <w:rFonts w:eastAsia="Lora" w:cs="Lora"/>
        </w:rPr>
        <w:t xml:space="preserve"> gläserne Decke </w:t>
      </w:r>
      <w:r>
        <w:rPr>
          <w:rFonts w:eastAsia="Lora" w:cs="Lora"/>
        </w:rPr>
        <w:t xml:space="preserve">das Aufrücken von Frauen </w:t>
      </w:r>
      <w:r w:rsidR="00651521" w:rsidRPr="00651521">
        <w:rPr>
          <w:rFonts w:eastAsia="Lora" w:cs="Lora"/>
        </w:rPr>
        <w:t>in diese</w:t>
      </w:r>
      <w:r>
        <w:rPr>
          <w:rFonts w:eastAsia="Lora" w:cs="Lora"/>
        </w:rPr>
        <w:t xml:space="preserve"> herausgehobenen exekutiven und legislativen Positionen zu behindern. </w:t>
      </w:r>
      <w:r w:rsidR="006E4E48">
        <w:rPr>
          <w:rFonts w:eastAsia="Lora" w:cs="Lora"/>
        </w:rPr>
        <w:t xml:space="preserve">Allerdings </w:t>
      </w:r>
      <w:r w:rsidR="00240AB4">
        <w:rPr>
          <w:rFonts w:eastAsia="Lora" w:cs="Lora"/>
        </w:rPr>
        <w:t>z</w:t>
      </w:r>
      <w:r w:rsidR="007B4E6F">
        <w:rPr>
          <w:rFonts w:eastAsia="Lora" w:cs="Lora"/>
        </w:rPr>
        <w:t>e</w:t>
      </w:r>
      <w:r w:rsidR="00240AB4">
        <w:rPr>
          <w:rFonts w:eastAsia="Lora" w:cs="Lora"/>
        </w:rPr>
        <w:t xml:space="preserve">igen sich für die </w:t>
      </w:r>
      <w:r w:rsidR="00C94466">
        <w:rPr>
          <w:rFonts w:eastAsia="Lora" w:cs="Lora"/>
        </w:rPr>
        <w:t>Positionen</w:t>
      </w:r>
      <w:r w:rsidR="006E4E48">
        <w:rPr>
          <w:rFonts w:eastAsia="Lora" w:cs="Lora"/>
        </w:rPr>
        <w:t xml:space="preserve"> deutliche Unterschiede zwischen </w:t>
      </w:r>
      <w:r w:rsidR="00651521">
        <w:rPr>
          <w:rFonts w:eastAsia="Lora" w:cs="Lora"/>
        </w:rPr>
        <w:t xml:space="preserve">den </w:t>
      </w:r>
      <w:r w:rsidR="006E4E48">
        <w:rPr>
          <w:rFonts w:eastAsia="Lora" w:cs="Lora"/>
        </w:rPr>
        <w:t xml:space="preserve">verschiedenen </w:t>
      </w:r>
      <w:r w:rsidR="00C94466">
        <w:rPr>
          <w:rFonts w:eastAsia="Lora" w:cs="Lora"/>
        </w:rPr>
        <w:t xml:space="preserve">Parteien (vgl. </w:t>
      </w:r>
      <w:r w:rsidR="00C94466">
        <w:rPr>
          <w:rFonts w:eastAsia="Lora" w:cs="Lora"/>
        </w:rPr>
        <w:fldChar w:fldCharType="begin"/>
      </w:r>
      <w:r w:rsidR="00C94466">
        <w:rPr>
          <w:rFonts w:eastAsia="Lora" w:cs="Lora"/>
        </w:rPr>
        <w:instrText xml:space="preserve"> REF _Ref140582504 \h </w:instrText>
      </w:r>
      <w:r w:rsidR="00C94466">
        <w:rPr>
          <w:rFonts w:eastAsia="Lora" w:cs="Lora"/>
        </w:rPr>
      </w:r>
      <w:r w:rsidR="00C94466">
        <w:rPr>
          <w:rFonts w:eastAsia="Lora" w:cs="Lora"/>
        </w:rPr>
        <w:fldChar w:fldCharType="separate"/>
      </w:r>
      <w:r w:rsidR="00C94466">
        <w:t xml:space="preserve">Anhang: </w:t>
      </w:r>
      <w:r w:rsidR="00C94466">
        <w:rPr>
          <w:noProof/>
        </w:rPr>
        <w:t>2</w:t>
      </w:r>
      <w:r w:rsidR="00C94466">
        <w:rPr>
          <w:rFonts w:eastAsia="Lora" w:cs="Lora"/>
        </w:rPr>
        <w:fldChar w:fldCharType="end"/>
      </w:r>
      <w:r w:rsidR="00C94466">
        <w:rPr>
          <w:rFonts w:eastAsia="Lora" w:cs="Lora"/>
        </w:rPr>
        <w:t>).</w:t>
      </w:r>
    </w:p>
    <w:p w14:paraId="74D60792" w14:textId="01F558FE" w:rsidR="00F01676" w:rsidRDefault="001C3C71" w:rsidP="00CC0885">
      <w:pPr>
        <w:rPr>
          <w:rFonts w:eastAsia="Lora" w:cs="Lora"/>
        </w:rPr>
      </w:pPr>
      <w:r>
        <w:rPr>
          <w:rFonts w:eastAsia="Lora" w:cs="Lora"/>
        </w:rPr>
        <w:t xml:space="preserve">Für einige der </w:t>
      </w:r>
      <w:r w:rsidR="00D067F6">
        <w:rPr>
          <w:rFonts w:eastAsia="Lora" w:cs="Lora"/>
        </w:rPr>
        <w:t>Ämter</w:t>
      </w:r>
      <w:r>
        <w:rPr>
          <w:rFonts w:eastAsia="Lora" w:cs="Lora"/>
        </w:rPr>
        <w:t xml:space="preserve"> </w:t>
      </w:r>
      <w:r w:rsidR="00D4111B">
        <w:rPr>
          <w:rFonts w:eastAsia="Lora" w:cs="Lora"/>
        </w:rPr>
        <w:t>lässt</w:t>
      </w:r>
      <w:r>
        <w:rPr>
          <w:rFonts w:eastAsia="Lora" w:cs="Lora"/>
        </w:rPr>
        <w:t xml:space="preserve"> sich eine Entwicklung</w:t>
      </w:r>
      <w:r w:rsidR="00D4111B">
        <w:rPr>
          <w:rFonts w:eastAsia="Lora" w:cs="Lora"/>
        </w:rPr>
        <w:t xml:space="preserve"> beobachten</w:t>
      </w:r>
      <w:r>
        <w:rPr>
          <w:rFonts w:eastAsia="Lora" w:cs="Lora"/>
        </w:rPr>
        <w:t xml:space="preserve">, die weitgehend parallel zum Frauenanteil </w:t>
      </w:r>
      <w:r w:rsidR="00651521">
        <w:rPr>
          <w:rFonts w:eastAsia="Lora" w:cs="Lora"/>
        </w:rPr>
        <w:t>unter den</w:t>
      </w:r>
      <w:r>
        <w:rPr>
          <w:rFonts w:eastAsia="Lora" w:cs="Lora"/>
        </w:rPr>
        <w:t xml:space="preserve"> Abgeordneten verläuft. </w:t>
      </w:r>
      <w:r w:rsidR="00D067F6">
        <w:rPr>
          <w:rFonts w:eastAsia="Lora" w:cs="Lora"/>
        </w:rPr>
        <w:t xml:space="preserve">Dies gilt für </w:t>
      </w:r>
      <w:r w:rsidR="000E5BC1">
        <w:rPr>
          <w:rFonts w:eastAsia="Lora" w:cs="Lora"/>
        </w:rPr>
        <w:t>Fraktionsführungen</w:t>
      </w:r>
      <w:r w:rsidR="00D067F6">
        <w:rPr>
          <w:rFonts w:eastAsia="Lora" w:cs="Lora"/>
        </w:rPr>
        <w:t>,</w:t>
      </w:r>
      <w:r w:rsidR="000E5BC1">
        <w:rPr>
          <w:rFonts w:eastAsia="Lora" w:cs="Lora"/>
        </w:rPr>
        <w:t xml:space="preserve"> Ausschussvorsitzende</w:t>
      </w:r>
      <w:r w:rsidR="00D067F6">
        <w:rPr>
          <w:rFonts w:eastAsia="Lora" w:cs="Lora"/>
        </w:rPr>
        <w:t xml:space="preserve"> und</w:t>
      </w:r>
      <w:r w:rsidR="000E5BC1">
        <w:rPr>
          <w:rFonts w:eastAsia="Lora" w:cs="Lora"/>
        </w:rPr>
        <w:t xml:space="preserve"> </w:t>
      </w:r>
      <w:proofErr w:type="spellStart"/>
      <w:r w:rsidR="000E5BC1">
        <w:rPr>
          <w:rFonts w:eastAsia="Lora" w:cs="Lora"/>
        </w:rPr>
        <w:t>Minister:innen</w:t>
      </w:r>
      <w:proofErr w:type="spellEnd"/>
      <w:r w:rsidR="00D067F6">
        <w:rPr>
          <w:rFonts w:eastAsia="Lora" w:cs="Lora"/>
        </w:rPr>
        <w:t>.</w:t>
      </w:r>
      <w:r w:rsidR="000E5BC1">
        <w:rPr>
          <w:rFonts w:eastAsia="Lora" w:cs="Lora"/>
        </w:rPr>
        <w:t xml:space="preserve"> </w:t>
      </w:r>
      <w:r w:rsidR="00D067F6">
        <w:rPr>
          <w:rFonts w:eastAsia="Lora" w:cs="Lora"/>
        </w:rPr>
        <w:t xml:space="preserve">Frauen sind hier </w:t>
      </w:r>
      <w:r w:rsidR="00807A44">
        <w:rPr>
          <w:rFonts w:eastAsia="Lora" w:cs="Lora"/>
        </w:rPr>
        <w:t xml:space="preserve">etwa </w:t>
      </w:r>
      <w:r w:rsidR="00044BB4">
        <w:rPr>
          <w:rFonts w:eastAsia="Lora" w:cs="Lora"/>
        </w:rPr>
        <w:t>gleichermaßen</w:t>
      </w:r>
      <w:r w:rsidR="00D067F6">
        <w:rPr>
          <w:rFonts w:eastAsia="Lora" w:cs="Lora"/>
        </w:rPr>
        <w:t xml:space="preserve"> repräsentiert, wie in den Fraktionen. </w:t>
      </w:r>
      <w:r w:rsidR="00BF7B89">
        <w:rPr>
          <w:rFonts w:eastAsia="Lora" w:cs="Lora"/>
        </w:rPr>
        <w:t xml:space="preserve">Allerdings </w:t>
      </w:r>
      <w:r w:rsidR="000E5BC1">
        <w:rPr>
          <w:rFonts w:eastAsia="Lora" w:cs="Lora"/>
        </w:rPr>
        <w:t>stieg der Anteil weiblicher Kabinettsmitglieder</w:t>
      </w:r>
      <w:r w:rsidR="00BF7B89">
        <w:rPr>
          <w:rFonts w:eastAsia="Lora" w:cs="Lora"/>
        </w:rPr>
        <w:t xml:space="preserve"> in den letzten fünfzehn Jahren</w:t>
      </w:r>
      <w:r w:rsidR="000E5BC1">
        <w:rPr>
          <w:rFonts w:eastAsia="Lora" w:cs="Lora"/>
        </w:rPr>
        <w:t xml:space="preserve"> nochmals deutlich an</w:t>
      </w:r>
      <w:r w:rsidR="00BF7B89">
        <w:rPr>
          <w:rFonts w:eastAsia="Lora" w:cs="Lora"/>
        </w:rPr>
        <w:t>: von etwa 25 Prozent im Jahr 2007 auf 40 Prozent i</w:t>
      </w:r>
      <w:r w:rsidR="000E5BC1">
        <w:rPr>
          <w:rFonts w:eastAsia="Lora" w:cs="Lora"/>
        </w:rPr>
        <w:t>m Jahr 2020</w:t>
      </w:r>
      <w:r w:rsidR="007B4E6F">
        <w:rPr>
          <w:rFonts w:eastAsia="Lora" w:cs="Lora"/>
        </w:rPr>
        <w:t xml:space="preserve">. Dies könnte darauf hindeuten, dass </w:t>
      </w:r>
      <w:r w:rsidR="002C7858">
        <w:rPr>
          <w:rFonts w:eastAsia="Lora" w:cs="Lora"/>
        </w:rPr>
        <w:t xml:space="preserve">zumindest manche </w:t>
      </w:r>
      <w:r w:rsidR="007B4E6F">
        <w:rPr>
          <w:rFonts w:eastAsia="Lora" w:cs="Lora"/>
        </w:rPr>
        <w:t xml:space="preserve">Regierungsparteien </w:t>
      </w:r>
      <w:r w:rsidR="00651521" w:rsidRPr="00651521">
        <w:rPr>
          <w:rFonts w:eastAsia="Lora" w:cs="Lora"/>
        </w:rPr>
        <w:t>zunehmend bestrebt sind, Parität</w:t>
      </w:r>
      <w:r w:rsidR="00852675">
        <w:rPr>
          <w:rFonts w:eastAsia="Lora" w:cs="Lora"/>
        </w:rPr>
        <w:t xml:space="preserve"> im Kabinett</w:t>
      </w:r>
      <w:r w:rsidR="00651521" w:rsidRPr="00651521">
        <w:rPr>
          <w:rFonts w:eastAsia="Lora" w:cs="Lora"/>
        </w:rPr>
        <w:t xml:space="preserve"> herzustellen</w:t>
      </w:r>
      <w:r w:rsidR="007B4E6F">
        <w:rPr>
          <w:rFonts w:eastAsia="Lora" w:cs="Lora"/>
        </w:rPr>
        <w:t>.</w:t>
      </w:r>
    </w:p>
    <w:p w14:paraId="1E16FE5A" w14:textId="57A557C1" w:rsidR="004661C6" w:rsidRDefault="29B94D76" w:rsidP="001A1761">
      <w:pPr>
        <w:rPr>
          <w:rFonts w:eastAsia="Lora" w:cs="Lora"/>
        </w:rPr>
      </w:pPr>
      <w:r w:rsidRPr="29B94D76">
        <w:rPr>
          <w:rFonts w:eastAsia="Lora" w:cs="Lora"/>
        </w:rPr>
        <w:t xml:space="preserve">Im parlamentarischen Spitzenamt der </w:t>
      </w:r>
      <w:proofErr w:type="spellStart"/>
      <w:r w:rsidRPr="29B94D76">
        <w:rPr>
          <w:rFonts w:eastAsia="Lora" w:cs="Lora"/>
        </w:rPr>
        <w:t>Ministerpräsident:innen</w:t>
      </w:r>
      <w:proofErr w:type="spellEnd"/>
      <w:r w:rsidRPr="29B94D76">
        <w:rPr>
          <w:rFonts w:eastAsia="Lora" w:cs="Lora"/>
        </w:rPr>
        <w:t xml:space="preserve"> und Regierenden </w:t>
      </w:r>
      <w:proofErr w:type="spellStart"/>
      <w:r w:rsidRPr="29B94D76">
        <w:rPr>
          <w:rFonts w:eastAsia="Lora" w:cs="Lora"/>
        </w:rPr>
        <w:t>Bürgermeister:innen</w:t>
      </w:r>
      <w:proofErr w:type="spellEnd"/>
      <w:r w:rsidRPr="29B94D76">
        <w:rPr>
          <w:rFonts w:eastAsia="Lora" w:cs="Lora"/>
        </w:rPr>
        <w:t xml:space="preserve"> zeigt sich dagegen ein durchweg geringerer Frauenanteil. Erst 1993 wurde mit </w:t>
      </w:r>
      <w:r w:rsidR="00BF6AB4" w:rsidRPr="00BF6AB4">
        <w:rPr>
          <w:rFonts w:eastAsia="Lora" w:cs="Lora"/>
        </w:rPr>
        <w:t>Heide Simonis in Schleswig-Holstein</w:t>
      </w:r>
      <w:r w:rsidRPr="29B94D76">
        <w:rPr>
          <w:rFonts w:eastAsia="Lora" w:cs="Lora"/>
        </w:rPr>
        <w:t xml:space="preserve"> die erste Frau überhaupt zur Ministerpräsidentin gewählt. Bis </w:t>
      </w:r>
      <w:r w:rsidR="00D83114">
        <w:rPr>
          <w:rFonts w:eastAsia="Lora" w:cs="Lora"/>
        </w:rPr>
        <w:t>2010</w:t>
      </w:r>
      <w:r w:rsidRPr="29B94D76">
        <w:rPr>
          <w:rFonts w:eastAsia="Lora" w:cs="Lora"/>
        </w:rPr>
        <w:t xml:space="preserve"> gab es nicht mehr als </w:t>
      </w:r>
      <w:r w:rsidRPr="00277F60">
        <w:rPr>
          <w:rFonts w:eastAsia="Lora" w:cs="Lora"/>
        </w:rPr>
        <w:t>zwei</w:t>
      </w:r>
      <w:r w:rsidRPr="29B94D76">
        <w:rPr>
          <w:rFonts w:eastAsia="Lora" w:cs="Lora"/>
        </w:rPr>
        <w:t xml:space="preserve"> gleichzeitig amtierende Ministerpräsidentinnen. In den 2010er Jahren gab es mit</w:t>
      </w:r>
      <w:r w:rsidR="00277F60">
        <w:rPr>
          <w:rFonts w:eastAsia="Lora" w:cs="Lora"/>
        </w:rPr>
        <w:t xml:space="preserve"> Hannelore Kraft, Annegret </w:t>
      </w:r>
      <w:r w:rsidR="00277F60">
        <w:rPr>
          <w:rFonts w:eastAsia="Lora" w:cs="Lora"/>
        </w:rPr>
        <w:lastRenderedPageBreak/>
        <w:t xml:space="preserve">Kramp-Karrenbauer und Christine Lieberknecht </w:t>
      </w:r>
      <w:r w:rsidRPr="29B94D76">
        <w:rPr>
          <w:rFonts w:eastAsia="Lora" w:cs="Lora"/>
        </w:rPr>
        <w:t xml:space="preserve">zeitweise </w:t>
      </w:r>
      <w:r w:rsidR="00277F60">
        <w:rPr>
          <w:rFonts w:eastAsia="Lora" w:cs="Lora"/>
        </w:rPr>
        <w:t>drei</w:t>
      </w:r>
      <w:r w:rsidRPr="29B94D76">
        <w:rPr>
          <w:rFonts w:eastAsia="Lora" w:cs="Lora"/>
        </w:rPr>
        <w:t xml:space="preserve"> Ministerpräsidentinnen, </w:t>
      </w:r>
      <w:r w:rsidR="00277F60">
        <w:rPr>
          <w:rFonts w:eastAsia="Lora" w:cs="Lora"/>
        </w:rPr>
        <w:t>2019 waren es mit Manuela Schwesig und Malu Dreyer zwei.</w:t>
      </w:r>
    </w:p>
    <w:p w14:paraId="413426F2" w14:textId="38EEA11C" w:rsidR="00F01676" w:rsidRPr="00E92801" w:rsidRDefault="004661C6" w:rsidP="00C94466">
      <w:pPr>
        <w:suppressAutoHyphens/>
        <w:rPr>
          <w:rFonts w:eastAsia="Lora" w:cs="Lora"/>
        </w:rPr>
      </w:pPr>
      <w:r>
        <w:rPr>
          <w:rFonts w:eastAsia="Lora" w:cs="Lora"/>
        </w:rPr>
        <w:t xml:space="preserve">Vollkommen anders stellt sich die Entwicklung bei den </w:t>
      </w:r>
      <w:proofErr w:type="spellStart"/>
      <w:r>
        <w:rPr>
          <w:rFonts w:eastAsia="Lora" w:cs="Lora"/>
        </w:rPr>
        <w:t>Landtagspräsident:innen</w:t>
      </w:r>
      <w:proofErr w:type="spellEnd"/>
      <w:r>
        <w:rPr>
          <w:rFonts w:eastAsia="Lora" w:cs="Lora"/>
        </w:rPr>
        <w:t xml:space="preserve"> </w:t>
      </w:r>
      <w:r>
        <w:rPr>
          <w:rFonts w:eastAsia="Lora" w:cs="Lora"/>
          <w:noProof/>
        </w:rPr>
        <w:t xml:space="preserve">und </w:t>
      </w:r>
      <w:r w:rsidR="005716B6">
        <w:rPr>
          <w:rFonts w:eastAsia="Lora" w:cs="Lora"/>
          <w:noProof/>
        </w:rPr>
        <w:br/>
      </w:r>
      <w:r w:rsidR="006A37C4">
        <w:rPr>
          <w:rFonts w:eastAsia="Lora" w:cs="Lora"/>
          <w:noProof/>
        </w:rPr>
        <w:t>-</w:t>
      </w:r>
      <w:r>
        <w:rPr>
          <w:rFonts w:eastAsia="Lora" w:cs="Lora"/>
          <w:noProof/>
        </w:rPr>
        <w:t>vizepräsident:innen</w:t>
      </w:r>
      <w:r>
        <w:rPr>
          <w:rFonts w:eastAsia="Lora" w:cs="Lora"/>
        </w:rPr>
        <w:t xml:space="preserve"> dar. Frauen</w:t>
      </w:r>
      <w:r w:rsidR="006A37C4">
        <w:rPr>
          <w:rFonts w:eastAsia="Lora" w:cs="Lora"/>
        </w:rPr>
        <w:t xml:space="preserve"> sind</w:t>
      </w:r>
      <w:r>
        <w:rPr>
          <w:rFonts w:eastAsia="Lora" w:cs="Lora"/>
        </w:rPr>
        <w:t xml:space="preserve"> </w:t>
      </w:r>
      <w:r w:rsidR="00651521">
        <w:rPr>
          <w:rFonts w:eastAsia="Lora" w:cs="Lora"/>
        </w:rPr>
        <w:t>in diese</w:t>
      </w:r>
      <w:r w:rsidR="006A37C4">
        <w:rPr>
          <w:rFonts w:eastAsia="Lora" w:cs="Lora"/>
        </w:rPr>
        <w:t>n</w:t>
      </w:r>
      <w:r w:rsidR="00651521">
        <w:rPr>
          <w:rFonts w:eastAsia="Lora" w:cs="Lora"/>
        </w:rPr>
        <w:t xml:space="preserve"> </w:t>
      </w:r>
      <w:r>
        <w:rPr>
          <w:rFonts w:eastAsia="Lora" w:cs="Lora"/>
        </w:rPr>
        <w:t xml:space="preserve">Ämtern durchweg </w:t>
      </w:r>
      <w:r w:rsidR="006A37C4">
        <w:rPr>
          <w:rFonts w:eastAsia="Lora" w:cs="Lora"/>
        </w:rPr>
        <w:t>besser vertreten</w:t>
      </w:r>
      <w:r>
        <w:rPr>
          <w:rFonts w:eastAsia="Lora" w:cs="Lora"/>
        </w:rPr>
        <w:t xml:space="preserve"> als in allen anderen betrachteten Positionen. </w:t>
      </w:r>
      <w:r w:rsidR="00651521">
        <w:rPr>
          <w:rFonts w:eastAsia="Lora" w:cs="Lora"/>
        </w:rPr>
        <w:t>Seit</w:t>
      </w:r>
      <w:r>
        <w:rPr>
          <w:rFonts w:eastAsia="Lora" w:cs="Lora"/>
        </w:rPr>
        <w:t xml:space="preserve"> Mitte der </w:t>
      </w:r>
      <w:r w:rsidR="00277F60">
        <w:rPr>
          <w:rFonts w:eastAsia="Lora" w:cs="Lora"/>
        </w:rPr>
        <w:t>2000er</w:t>
      </w:r>
      <w:r>
        <w:rPr>
          <w:rFonts w:eastAsia="Lora" w:cs="Lora"/>
        </w:rPr>
        <w:t xml:space="preserve"> Jahre liegt der Frauen</w:t>
      </w:r>
      <w:r w:rsidR="00651521">
        <w:rPr>
          <w:rFonts w:eastAsia="Lora" w:cs="Lora"/>
        </w:rPr>
        <w:t>anteil in den</w:t>
      </w:r>
      <w:r>
        <w:rPr>
          <w:rFonts w:eastAsia="Lora" w:cs="Lora"/>
        </w:rPr>
        <w:t xml:space="preserve"> Präsidien bei über 40 Prozent und damit deutlich </w:t>
      </w:r>
      <w:r w:rsidR="006A37C4">
        <w:rPr>
          <w:rFonts w:eastAsia="Lora" w:cs="Lora"/>
        </w:rPr>
        <w:t xml:space="preserve">höher als </w:t>
      </w:r>
      <w:r w:rsidR="00651521">
        <w:rPr>
          <w:rFonts w:eastAsia="Lora" w:cs="Lora"/>
        </w:rPr>
        <w:t>unter</w:t>
      </w:r>
      <w:r>
        <w:rPr>
          <w:rFonts w:eastAsia="Lora" w:cs="Lora"/>
        </w:rPr>
        <w:t xml:space="preserve"> den Abgeordneten.</w:t>
      </w:r>
      <w:r w:rsidR="006915A5">
        <w:rPr>
          <w:rStyle w:val="Funotenzeichen"/>
          <w:rFonts w:eastAsia="Lora" w:cs="Lora"/>
        </w:rPr>
        <w:footnoteReference w:id="11"/>
      </w:r>
    </w:p>
    <w:p w14:paraId="2565D076" w14:textId="5654B44D" w:rsidR="00F01676" w:rsidRDefault="000E5BC1" w:rsidP="00C77C8F">
      <w:pPr>
        <w:pStyle w:val="berschrift3"/>
      </w:pPr>
      <w:bookmarkStart w:id="17" w:name="_mvbyx2lo0fl9" w:colFirst="0" w:colLast="0"/>
      <w:bookmarkEnd w:id="17"/>
      <w:r w:rsidRPr="00E92801">
        <w:t>Alter</w:t>
      </w:r>
    </w:p>
    <w:p w14:paraId="67C873C7" w14:textId="0B263775" w:rsidR="00C61F20" w:rsidRDefault="00B80311" w:rsidP="00C61F20">
      <w:r>
        <w:t xml:space="preserve">In Abbildung </w:t>
      </w:r>
      <w:r w:rsidR="005716B6">
        <w:t>4</w:t>
      </w:r>
      <w:r>
        <w:t xml:space="preserve"> werfen wir einen Blick auf den Altersschnitt in den Landtagen. Der globale Durchschnitt (graue Linie) wird durch Werte für die großen Parteien ergänzt. Es zeigt sich, dass </w:t>
      </w:r>
      <w:r w:rsidR="00C61F20">
        <w:t xml:space="preserve">die Länderparlamente seit 1990 </w:t>
      </w:r>
      <w:r w:rsidR="00E5634F">
        <w:t>sichtbar</w:t>
      </w:r>
      <w:r w:rsidR="00C61F20">
        <w:t xml:space="preserve"> </w:t>
      </w:r>
      <w:r w:rsidR="00002E58">
        <w:t>gealtert</w:t>
      </w:r>
      <w:r>
        <w:t xml:space="preserve"> sind</w:t>
      </w:r>
      <w:r w:rsidR="00C61F20">
        <w:t xml:space="preserve">. </w:t>
      </w:r>
      <w:r>
        <w:t>Im Schnitt waren</w:t>
      </w:r>
      <w:r w:rsidR="00C61F20">
        <w:t xml:space="preserve"> die Abgeordneten im Jahr 1990 im </w:t>
      </w:r>
      <w:r w:rsidR="007B3DA6">
        <w:t xml:space="preserve">Mittel </w:t>
      </w:r>
      <w:r w:rsidR="00C61F20">
        <w:t>48 Jahre alt,</w:t>
      </w:r>
      <w:r w:rsidR="00002E58">
        <w:t xml:space="preserve"> </w:t>
      </w:r>
      <w:r w:rsidR="00C61F20">
        <w:t xml:space="preserve">im Jahr 2020 vier Jahre älter. </w:t>
      </w:r>
      <w:r w:rsidR="00061872">
        <w:t>Dieser Trend mag mit der generellen Alterung der Gesellschaft zusammenhängen</w:t>
      </w:r>
      <w:ins w:id="18" w:author="Elias Koch" w:date="2023-09-04T20:29:00Z">
        <w:r w:rsidR="00F81E2E">
          <w:t>, wobei</w:t>
        </w:r>
      </w:ins>
      <w:ins w:id="19" w:author="Elias Koch" w:date="2023-09-04T20:30:00Z">
        <w:r w:rsidR="00A1050A">
          <w:t xml:space="preserve"> das Durchschnittsalter </w:t>
        </w:r>
        <w:r w:rsidR="00D34A10">
          <w:t xml:space="preserve">der </w:t>
        </w:r>
      </w:ins>
      <w:ins w:id="20" w:author="Elias Koch" w:date="2023-09-04T20:35:00Z">
        <w:r w:rsidR="000D18AC">
          <w:t>deutschen</w:t>
        </w:r>
      </w:ins>
      <w:ins w:id="21" w:author="Elias Koch" w:date="2023-09-04T20:30:00Z">
        <w:r w:rsidR="00D34A10">
          <w:t xml:space="preserve"> B</w:t>
        </w:r>
      </w:ins>
      <w:ins w:id="22" w:author="Elias Koch" w:date="2023-09-04T20:31:00Z">
        <w:r w:rsidR="00D34A10">
          <w:t xml:space="preserve">evölkerung </w:t>
        </w:r>
      </w:ins>
      <w:ins w:id="23" w:author="Elias Koch" w:date="2023-09-04T20:30:00Z">
        <w:r w:rsidR="00A1050A">
          <w:t xml:space="preserve">in diesem Zeitraum </w:t>
        </w:r>
        <w:r w:rsidR="00D34A10">
          <w:t>um ganze 5,3 Jahre</w:t>
        </w:r>
      </w:ins>
      <w:commentRangeStart w:id="24"/>
      <w:ins w:id="25" w:author="Elias Koch" w:date="2023-09-04T20:31:00Z">
        <w:r w:rsidR="00D34A10">
          <w:t>.</w:t>
        </w:r>
      </w:ins>
      <w:commentRangeEnd w:id="24"/>
      <w:ins w:id="26" w:author="Elias Koch" w:date="2023-09-04T20:37:00Z">
        <w:r w:rsidR="000D18AC">
          <w:rPr>
            <w:rStyle w:val="Kommentarzeichen"/>
          </w:rPr>
          <w:commentReference w:id="24"/>
        </w:r>
      </w:ins>
      <w:ins w:id="27" w:author="Elias Koch" w:date="2023-09-04T20:34:00Z">
        <w:r w:rsidR="00F36C07">
          <w:rPr>
            <w:rStyle w:val="Funotenzeichen"/>
          </w:rPr>
          <w:footnoteReference w:id="12"/>
        </w:r>
      </w:ins>
      <w:ins w:id="34" w:author="Elias Koch" w:date="2023-09-04T20:31:00Z">
        <w:r w:rsidR="00D34A10">
          <w:t xml:space="preserve"> Somit alterte die bundesdeutsche Gesamtbevölkerung schneller </w:t>
        </w:r>
        <w:r w:rsidR="00D23B4A">
          <w:t>a</w:t>
        </w:r>
      </w:ins>
      <w:ins w:id="35" w:author="Elias Koch" w:date="2023-09-04T20:32:00Z">
        <w:r w:rsidR="00D23B4A">
          <w:t xml:space="preserve">ls </w:t>
        </w:r>
      </w:ins>
      <w:ins w:id="36" w:author="Elias Koch" w:date="2023-09-04T20:33:00Z">
        <w:r w:rsidR="00F214D1">
          <w:t xml:space="preserve">ihre </w:t>
        </w:r>
        <w:proofErr w:type="spellStart"/>
        <w:r w:rsidR="00F214D1">
          <w:t>Landesparlamentarier:innen</w:t>
        </w:r>
      </w:ins>
      <w:proofErr w:type="spellEnd"/>
      <w:r w:rsidR="00061872">
        <w:t xml:space="preserve">. </w:t>
      </w:r>
      <w:r w:rsidR="00C61F20">
        <w:t xml:space="preserve">Dabei bestehen </w:t>
      </w:r>
      <w:r w:rsidR="00002E58">
        <w:t>jedoch erhebliche</w:t>
      </w:r>
      <w:r w:rsidR="00C61F20">
        <w:t xml:space="preserve"> Unterschiede zwischen den </w:t>
      </w:r>
      <w:r w:rsidR="00002E58">
        <w:t xml:space="preserve">verschiedenen </w:t>
      </w:r>
      <w:r w:rsidR="00C61F20">
        <w:t xml:space="preserve">Fraktionen. </w:t>
      </w:r>
    </w:p>
    <w:p w14:paraId="634537D2" w14:textId="4F0A87C6" w:rsidR="00C94466" w:rsidRDefault="00C94466" w:rsidP="00C94466">
      <w:pPr>
        <w:pStyle w:val="Beschriftung"/>
        <w:keepNext/>
      </w:pPr>
      <w:r>
        <w:lastRenderedPageBreak/>
        <w:t xml:space="preserve">Abbildung: </w:t>
      </w:r>
      <w:fldSimple w:instr=" SEQ Abbildung: \* ARABIC ">
        <w:r>
          <w:rPr>
            <w:noProof/>
          </w:rPr>
          <w:t>4</w:t>
        </w:r>
      </w:fldSimple>
      <w:r>
        <w:t xml:space="preserve"> </w:t>
      </w:r>
      <w:r w:rsidRPr="00A75228">
        <w:t>Durchschnittsalter der Fraktionen in den Landesparlamenten</w:t>
      </w:r>
    </w:p>
    <w:p w14:paraId="4DFB0A8B" w14:textId="0E44AA79" w:rsidR="00F01676" w:rsidRDefault="00F66D6A" w:rsidP="00E92801">
      <w:r>
        <w:rPr>
          <w:noProof/>
        </w:rPr>
        <w:drawing>
          <wp:inline distT="0" distB="0" distL="0" distR="0" wp14:anchorId="7B4C8B84" wp14:editId="788A3F89">
            <wp:extent cx="5760720" cy="3840480"/>
            <wp:effectExtent l="0" t="0" r="5080" b="0"/>
            <wp:docPr id="735346610" name="Grafik 3"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610" name="Grafik 3" descr="Ein Bild, das Text, Reihe, Diagramm, Schrift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7F4766A6" w14:textId="6A35279F" w:rsidR="00F01676" w:rsidRDefault="00452A31" w:rsidP="00CC0885">
      <w:pPr>
        <w:rPr>
          <w:rFonts w:eastAsia="Lora" w:cs="Lora"/>
        </w:rPr>
      </w:pPr>
      <w:r>
        <w:rPr>
          <w:rFonts w:eastAsia="Lora" w:cs="Lora"/>
        </w:rPr>
        <w:t>Zunächst zeigt sich f</w:t>
      </w:r>
      <w:r w:rsidR="00E84468">
        <w:rPr>
          <w:rFonts w:eastAsia="Lora" w:cs="Lora"/>
        </w:rPr>
        <w:t xml:space="preserve">ür alle Fraktionen </w:t>
      </w:r>
      <w:r>
        <w:rPr>
          <w:rFonts w:eastAsia="Lora" w:cs="Lora"/>
        </w:rPr>
        <w:t xml:space="preserve">ein „zackiger“ Trend. Dies </w:t>
      </w:r>
      <w:del w:id="37" w:author="Elias Koch" w:date="2023-09-04T20:27:00Z">
        <w:r w:rsidDel="00522496">
          <w:rPr>
            <w:rFonts w:eastAsia="Lora" w:cs="Lora"/>
          </w:rPr>
          <w:delText>ist den</w:delText>
        </w:r>
        <w:r w:rsidR="00B66D89" w:rsidDel="00522496">
          <w:rPr>
            <w:rFonts w:eastAsia="Lora" w:cs="Lora"/>
          </w:rPr>
          <w:delText xml:space="preserve"> </w:delText>
        </w:r>
        <w:r w:rsidR="00AF627E" w:rsidDel="00522496">
          <w:rPr>
            <w:rFonts w:eastAsia="Lora" w:cs="Lora"/>
          </w:rPr>
          <w:delText>tagesgenaue</w:delText>
        </w:r>
        <w:r w:rsidR="00E84468" w:rsidDel="00522496">
          <w:rPr>
            <w:rFonts w:eastAsia="Lora" w:cs="Lora"/>
          </w:rPr>
          <w:delText>n</w:delText>
        </w:r>
        <w:r w:rsidR="00AF627E" w:rsidDel="00522496">
          <w:rPr>
            <w:rFonts w:eastAsia="Lora" w:cs="Lora"/>
          </w:rPr>
          <w:delText xml:space="preserve"> Daten</w:delText>
        </w:r>
        <w:r w:rsidR="00E84468" w:rsidDel="00522496">
          <w:rPr>
            <w:rFonts w:eastAsia="Lora" w:cs="Lora"/>
          </w:rPr>
          <w:delText xml:space="preserve"> </w:delText>
        </w:r>
        <w:r w:rsidDel="00522496">
          <w:rPr>
            <w:rFonts w:eastAsia="Lora" w:cs="Lora"/>
          </w:rPr>
          <w:delText>geschuldet</w:delText>
        </w:r>
      </w:del>
      <w:ins w:id="38" w:author="Elias Koch" w:date="2023-09-04T20:27:00Z">
        <w:r w:rsidR="00522496">
          <w:rPr>
            <w:rFonts w:eastAsia="Lora" w:cs="Lora"/>
          </w:rPr>
          <w:t>ist auf die tagesgenauen Daten zurückzuführen</w:t>
        </w:r>
      </w:ins>
      <w:r w:rsidR="00E84468">
        <w:rPr>
          <w:rFonts w:eastAsia="Lora" w:cs="Lora"/>
        </w:rPr>
        <w:t xml:space="preserve">: während </w:t>
      </w:r>
      <w:r w:rsidR="002545CD">
        <w:rPr>
          <w:rFonts w:eastAsia="Lora" w:cs="Lora"/>
        </w:rPr>
        <w:t>einer</w:t>
      </w:r>
      <w:r w:rsidR="00E84468">
        <w:rPr>
          <w:rFonts w:eastAsia="Lora" w:cs="Lora"/>
        </w:rPr>
        <w:t xml:space="preserve"> Legislaturperiode werden die Fraktion</w:t>
      </w:r>
      <w:r w:rsidR="00D4111B">
        <w:rPr>
          <w:rFonts w:eastAsia="Lora" w:cs="Lora"/>
        </w:rPr>
        <w:t>smitglieder, wie wir alle</w:t>
      </w:r>
      <w:r w:rsidR="00206922">
        <w:rPr>
          <w:rFonts w:eastAsia="Lora" w:cs="Lora"/>
        </w:rPr>
        <w:t>,</w:t>
      </w:r>
      <w:r w:rsidR="00E84468">
        <w:rPr>
          <w:rFonts w:eastAsia="Lora" w:cs="Lora"/>
        </w:rPr>
        <w:t xml:space="preserve"> stetig älter</w:t>
      </w:r>
      <w:r w:rsidR="002545CD">
        <w:rPr>
          <w:rFonts w:eastAsia="Lora" w:cs="Lora"/>
        </w:rPr>
        <w:t>,</w:t>
      </w:r>
      <w:r w:rsidR="00E84468">
        <w:rPr>
          <w:rFonts w:eastAsia="Lora" w:cs="Lora"/>
        </w:rPr>
        <w:t xml:space="preserve"> </w:t>
      </w:r>
      <w:r w:rsidR="00CB2F45">
        <w:rPr>
          <w:rFonts w:eastAsia="Lora" w:cs="Lora"/>
        </w:rPr>
        <w:t xml:space="preserve">nach Wahlen sind die Fraktionen von einem Tag auf den anderen </w:t>
      </w:r>
      <w:r w:rsidR="00D4111B">
        <w:rPr>
          <w:rFonts w:eastAsia="Lora" w:cs="Lora"/>
        </w:rPr>
        <w:t xml:space="preserve">im Durchschnitt </w:t>
      </w:r>
      <w:r w:rsidR="00CB2F45">
        <w:rPr>
          <w:rFonts w:eastAsia="Lora" w:cs="Lora"/>
        </w:rPr>
        <w:t xml:space="preserve">jünger. </w:t>
      </w:r>
      <w:r>
        <w:rPr>
          <w:rFonts w:eastAsia="Lora" w:cs="Lora"/>
        </w:rPr>
        <w:t>Neben diesem</w:t>
      </w:r>
      <w:r w:rsidR="00B66D89">
        <w:rPr>
          <w:rFonts w:eastAsia="Lora" w:cs="Lora"/>
        </w:rPr>
        <w:t xml:space="preserve"> </w:t>
      </w:r>
      <w:r>
        <w:rPr>
          <w:rFonts w:eastAsia="Lora" w:cs="Lora"/>
        </w:rPr>
        <w:t xml:space="preserve">technischen Effekt </w:t>
      </w:r>
      <w:r w:rsidR="008C19BA" w:rsidRPr="008C19BA">
        <w:rPr>
          <w:rFonts w:eastAsia="Lora" w:cs="Lora"/>
        </w:rPr>
        <w:t xml:space="preserve">lassen sich </w:t>
      </w:r>
      <w:r>
        <w:rPr>
          <w:rFonts w:eastAsia="Lora" w:cs="Lora"/>
        </w:rPr>
        <w:t xml:space="preserve">auch </w:t>
      </w:r>
      <w:r w:rsidR="00B66D89">
        <w:rPr>
          <w:rFonts w:eastAsia="Lora" w:cs="Lora"/>
        </w:rPr>
        <w:t>substanziell</w:t>
      </w:r>
      <w:r>
        <w:rPr>
          <w:rFonts w:eastAsia="Lora" w:cs="Lora"/>
        </w:rPr>
        <w:t xml:space="preserve"> interessante</w:t>
      </w:r>
      <w:r w:rsidR="008C19BA" w:rsidRPr="008C19BA">
        <w:rPr>
          <w:rFonts w:eastAsia="Lora" w:cs="Lora"/>
        </w:rPr>
        <w:t xml:space="preserve"> Entwicklungen beobachten</w:t>
      </w:r>
      <w:r w:rsidR="00CB2F45">
        <w:rPr>
          <w:rFonts w:eastAsia="Lora" w:cs="Lora"/>
        </w:rPr>
        <w:t>.</w:t>
      </w:r>
      <w:r w:rsidR="000E5BC1">
        <w:rPr>
          <w:rFonts w:eastAsia="Lora" w:cs="Lora"/>
        </w:rPr>
        <w:t xml:space="preserve"> </w:t>
      </w:r>
    </w:p>
    <w:p w14:paraId="7139E8CF" w14:textId="73795E93" w:rsidR="00F01676" w:rsidRDefault="00CB2F45" w:rsidP="00CC0885">
      <w:pPr>
        <w:rPr>
          <w:rFonts w:eastAsia="Lora" w:cs="Lora"/>
        </w:rPr>
      </w:pPr>
      <w:r>
        <w:rPr>
          <w:rFonts w:eastAsia="Lora" w:cs="Lora"/>
        </w:rPr>
        <w:t xml:space="preserve">Bei den </w:t>
      </w:r>
      <w:r w:rsidR="000E5BC1" w:rsidRPr="00CC0885">
        <w:rPr>
          <w:rFonts w:eastAsia="Lora" w:cs="Lora"/>
        </w:rPr>
        <w:t>Unionsparteien</w:t>
      </w:r>
      <w:r w:rsidR="000E5BC1">
        <w:rPr>
          <w:rFonts w:eastAsia="Lora" w:cs="Lora"/>
        </w:rPr>
        <w:t xml:space="preserve"> </w:t>
      </w:r>
      <w:r>
        <w:rPr>
          <w:rFonts w:eastAsia="Lora" w:cs="Lora"/>
        </w:rPr>
        <w:t>und der</w:t>
      </w:r>
      <w:r w:rsidR="000E5BC1">
        <w:rPr>
          <w:rFonts w:eastAsia="Lora" w:cs="Lora"/>
        </w:rPr>
        <w:t xml:space="preserve"> </w:t>
      </w:r>
      <w:r w:rsidR="000E5BC1" w:rsidRPr="00CC0885">
        <w:rPr>
          <w:rFonts w:eastAsia="Lora" w:cs="Lora"/>
        </w:rPr>
        <w:t>SPD</w:t>
      </w:r>
      <w:r>
        <w:rPr>
          <w:rFonts w:eastAsia="Lora" w:cs="Lora"/>
        </w:rPr>
        <w:t xml:space="preserve"> bewegt sich das</w:t>
      </w:r>
      <w:r w:rsidR="000E5BC1">
        <w:rPr>
          <w:rFonts w:eastAsia="Lora" w:cs="Lora"/>
        </w:rPr>
        <w:t xml:space="preserve"> Durchschnittsalter der Fraktionen </w:t>
      </w:r>
      <w:r w:rsidR="00480AD2">
        <w:rPr>
          <w:rFonts w:eastAsia="Lora" w:cs="Lora"/>
        </w:rPr>
        <w:t xml:space="preserve">weitgehend </w:t>
      </w:r>
      <w:r w:rsidR="000E5BC1">
        <w:rPr>
          <w:rFonts w:eastAsia="Lora" w:cs="Lora"/>
        </w:rPr>
        <w:t xml:space="preserve">einheitlich über den gesamten Beobachtungszeitraum hinweg. </w:t>
      </w:r>
      <w:r w:rsidR="002545CD">
        <w:rPr>
          <w:rFonts w:eastAsia="Lora" w:cs="Lora"/>
        </w:rPr>
        <w:t>I</w:t>
      </w:r>
      <w:r w:rsidR="000E5BC1">
        <w:rPr>
          <w:rFonts w:eastAsia="Lora" w:cs="Lora"/>
        </w:rPr>
        <w:t xml:space="preserve">n den frühen 1990er Jahren </w:t>
      </w:r>
      <w:r w:rsidR="002545CD">
        <w:t xml:space="preserve">waren die Abgeordneten dieser drei Parteien </w:t>
      </w:r>
      <w:r w:rsidR="000E5BC1">
        <w:rPr>
          <w:rFonts w:eastAsia="Lora" w:cs="Lora"/>
        </w:rPr>
        <w:t xml:space="preserve">im Durchschnitt noch knapp unter 50 Jahren alt, bis 2020 </w:t>
      </w:r>
      <w:r w:rsidR="002545CD">
        <w:rPr>
          <w:rFonts w:eastAsia="Lora" w:cs="Lora"/>
        </w:rPr>
        <w:t xml:space="preserve">stieg dieser Wert </w:t>
      </w:r>
      <w:r w:rsidR="000E5BC1">
        <w:rPr>
          <w:rFonts w:eastAsia="Lora" w:cs="Lora"/>
        </w:rPr>
        <w:t>auf etwa 53 Jahre an.</w:t>
      </w:r>
      <w:r w:rsidR="008D66C2" w:rsidRPr="000D6F0B">
        <w:rPr>
          <w:rFonts w:eastAsia="Lora" w:cs="Lora"/>
        </w:rPr>
        <w:t xml:space="preserve"> </w:t>
      </w:r>
      <w:r w:rsidR="008D66C2">
        <w:rPr>
          <w:rFonts w:eastAsia="Lora" w:cs="Lora"/>
        </w:rPr>
        <w:t xml:space="preserve">Das </w:t>
      </w:r>
      <w:r w:rsidR="002545CD">
        <w:rPr>
          <w:rFonts w:eastAsia="Lora" w:cs="Lora"/>
        </w:rPr>
        <w:t>Durchschnittsa</w:t>
      </w:r>
      <w:r w:rsidR="008D66C2">
        <w:rPr>
          <w:rFonts w:eastAsia="Lora" w:cs="Lora"/>
        </w:rPr>
        <w:t>lter der AfD-Fraktionen liegt seit</w:t>
      </w:r>
      <w:r w:rsidR="008E6881">
        <w:rPr>
          <w:rFonts w:eastAsia="Lora" w:cs="Lora"/>
        </w:rPr>
        <w:t xml:space="preserve"> </w:t>
      </w:r>
      <w:r w:rsidR="002545CD">
        <w:rPr>
          <w:rFonts w:eastAsia="Lora" w:cs="Lora"/>
        </w:rPr>
        <w:t>ihrem</w:t>
      </w:r>
      <w:r w:rsidR="00665302">
        <w:rPr>
          <w:rFonts w:eastAsia="Lora" w:cs="Lora"/>
        </w:rPr>
        <w:t xml:space="preserve"> </w:t>
      </w:r>
      <w:r w:rsidR="002545CD">
        <w:rPr>
          <w:rFonts w:eastAsia="Lora" w:cs="Lora"/>
        </w:rPr>
        <w:t>Einzug in die</w:t>
      </w:r>
      <w:r w:rsidR="008D66C2">
        <w:rPr>
          <w:rFonts w:eastAsia="Lora" w:cs="Lora"/>
        </w:rPr>
        <w:t xml:space="preserve"> Landesparlamente etwa auf dem Niveau der übrigen Parteien.</w:t>
      </w:r>
    </w:p>
    <w:p w14:paraId="1AA91EE2" w14:textId="778E6379" w:rsidR="00F01676" w:rsidRDefault="000E5BC1" w:rsidP="00CC0885">
      <w:pPr>
        <w:rPr>
          <w:rFonts w:eastAsia="Lora" w:cs="Lora"/>
        </w:rPr>
      </w:pPr>
      <w:r>
        <w:rPr>
          <w:rFonts w:eastAsia="Lora" w:cs="Lora"/>
        </w:rPr>
        <w:t xml:space="preserve">Deutlich größere Veränderungen sind hingegen bei den Abgeordneten der Linken und Grünen zu beobachten. Nach der Wiedervereinigung </w:t>
      </w:r>
      <w:r w:rsidR="002545CD">
        <w:rPr>
          <w:rFonts w:eastAsia="Lora" w:cs="Lora"/>
        </w:rPr>
        <w:t xml:space="preserve">bzw. </w:t>
      </w:r>
      <w:r>
        <w:rPr>
          <w:rFonts w:eastAsia="Lora" w:cs="Lora"/>
        </w:rPr>
        <w:t xml:space="preserve">in den Gründungsjahren der PDS stellten die beiden Parteien die mit Abstand jüngsten Abgeordneten. </w:t>
      </w:r>
      <w:r w:rsidR="004E5D63">
        <w:rPr>
          <w:rFonts w:eastAsia="Lora" w:cs="Lora"/>
        </w:rPr>
        <w:t>I</w:t>
      </w:r>
      <w:r>
        <w:rPr>
          <w:rFonts w:eastAsia="Lora" w:cs="Lora"/>
        </w:rPr>
        <w:t xml:space="preserve">n den Folgejahren </w:t>
      </w:r>
      <w:r w:rsidR="004E5D63">
        <w:rPr>
          <w:rFonts w:eastAsia="Lora" w:cs="Lora"/>
        </w:rPr>
        <w:t>erlebten die</w:t>
      </w:r>
      <w:r w:rsidR="00AA6E72">
        <w:rPr>
          <w:rFonts w:eastAsia="Lora" w:cs="Lora"/>
        </w:rPr>
        <w:t>se</w:t>
      </w:r>
      <w:r w:rsidR="004E5D63">
        <w:rPr>
          <w:rFonts w:eastAsia="Lora" w:cs="Lora"/>
        </w:rPr>
        <w:t xml:space="preserve"> Fraktionen jedoch </w:t>
      </w:r>
      <w:r>
        <w:rPr>
          <w:rFonts w:eastAsia="Lora" w:cs="Lora"/>
        </w:rPr>
        <w:t xml:space="preserve">einen starken Alterungsprozess: </w:t>
      </w:r>
      <w:r w:rsidR="00AF1FF5">
        <w:rPr>
          <w:rFonts w:eastAsia="Lora" w:cs="Lora"/>
        </w:rPr>
        <w:t xml:space="preserve">hatten </w:t>
      </w:r>
      <w:r w:rsidR="004E5D63">
        <w:rPr>
          <w:rFonts w:eastAsia="Lora" w:cs="Lora"/>
        </w:rPr>
        <w:t xml:space="preserve">die Grünen </w:t>
      </w:r>
      <w:r w:rsidR="007169C2">
        <w:rPr>
          <w:rFonts w:eastAsia="Lora" w:cs="Lora"/>
        </w:rPr>
        <w:t>nach 1990 für zehn Jahre die im Mittel jüngsten Abgeordneten, stieg</w:t>
      </w:r>
      <w:r>
        <w:rPr>
          <w:rFonts w:eastAsia="Lora" w:cs="Lora"/>
        </w:rPr>
        <w:t xml:space="preserve"> das Durchschnittsalter der </w:t>
      </w:r>
      <w:r w:rsidR="007169C2">
        <w:rPr>
          <w:rFonts w:eastAsia="Lora" w:cs="Lora"/>
        </w:rPr>
        <w:t>Abgeordneten</w:t>
      </w:r>
      <w:r w:rsidR="004E5D63">
        <w:rPr>
          <w:rFonts w:eastAsia="Lora" w:cs="Lora"/>
        </w:rPr>
        <w:t xml:space="preserve"> zügig</w:t>
      </w:r>
      <w:r w:rsidR="007169C2">
        <w:rPr>
          <w:rFonts w:eastAsia="Lora" w:cs="Lora"/>
        </w:rPr>
        <w:t xml:space="preserve"> </w:t>
      </w:r>
      <w:r>
        <w:rPr>
          <w:rFonts w:eastAsia="Lora" w:cs="Lora"/>
        </w:rPr>
        <w:t xml:space="preserve">um etwa acht Jahre an. </w:t>
      </w:r>
      <w:r w:rsidR="007169C2">
        <w:rPr>
          <w:rFonts w:eastAsia="Lora" w:cs="Lora"/>
        </w:rPr>
        <w:t>Für die Abgeordneten der Linken bzw. der</w:t>
      </w:r>
      <w:r w:rsidR="005E3511">
        <w:rPr>
          <w:rFonts w:eastAsia="Lora" w:cs="Lora"/>
        </w:rPr>
        <w:t xml:space="preserve"> PDS zeigt sich</w:t>
      </w:r>
      <w:r>
        <w:rPr>
          <w:rFonts w:eastAsia="Lora" w:cs="Lora"/>
        </w:rPr>
        <w:t xml:space="preserve"> ein</w:t>
      </w:r>
      <w:r w:rsidR="004E5D63">
        <w:rPr>
          <w:rFonts w:eastAsia="Lora" w:cs="Lora"/>
        </w:rPr>
        <w:t>e</w:t>
      </w:r>
      <w:r>
        <w:rPr>
          <w:rFonts w:eastAsia="Lora" w:cs="Lora"/>
        </w:rPr>
        <w:t xml:space="preserve"> ähnliche </w:t>
      </w:r>
      <w:r w:rsidR="00297FDB">
        <w:rPr>
          <w:rFonts w:eastAsia="Lora" w:cs="Lora"/>
        </w:rPr>
        <w:t>Entwicklung</w:t>
      </w:r>
      <w:r w:rsidR="004E5D63">
        <w:rPr>
          <w:rFonts w:eastAsia="Lora" w:cs="Lora"/>
        </w:rPr>
        <w:t xml:space="preserve"> mit einem besonders steilen Altersanstieg Mitte der 2000er Jahre.</w:t>
      </w:r>
      <w:r>
        <w:rPr>
          <w:rFonts w:eastAsia="Lora" w:cs="Lora"/>
        </w:rPr>
        <w:t xml:space="preserve"> 2005 </w:t>
      </w:r>
      <w:r w:rsidR="002545CD">
        <w:rPr>
          <w:rFonts w:eastAsia="Lora" w:cs="Lora"/>
        </w:rPr>
        <w:t>lag das Durchschnittsalter</w:t>
      </w:r>
      <w:r>
        <w:rPr>
          <w:rFonts w:eastAsia="Lora" w:cs="Lora"/>
        </w:rPr>
        <w:t xml:space="preserve"> der Linken noch </w:t>
      </w:r>
      <w:r w:rsidR="002545CD">
        <w:rPr>
          <w:rFonts w:eastAsia="Lora" w:cs="Lora"/>
        </w:rPr>
        <w:t xml:space="preserve">bei </w:t>
      </w:r>
      <w:r>
        <w:rPr>
          <w:rFonts w:eastAsia="Lora" w:cs="Lora"/>
        </w:rPr>
        <w:t xml:space="preserve">etwa 45 </w:t>
      </w:r>
      <w:r w:rsidR="00AA6E72">
        <w:rPr>
          <w:rFonts w:eastAsia="Lora" w:cs="Lora"/>
        </w:rPr>
        <w:t>Jahren, 2014</w:t>
      </w:r>
      <w:r w:rsidR="002545CD">
        <w:rPr>
          <w:rFonts w:eastAsia="Lora" w:cs="Lora"/>
        </w:rPr>
        <w:t xml:space="preserve"> </w:t>
      </w:r>
      <w:r w:rsidR="004E5D63">
        <w:rPr>
          <w:rFonts w:eastAsia="Lora" w:cs="Lora"/>
        </w:rPr>
        <w:t>bereits bei 54.</w:t>
      </w:r>
      <w:r w:rsidR="004E5D63" w:rsidDel="004E5D63">
        <w:rPr>
          <w:rFonts w:eastAsia="Lora" w:cs="Lora"/>
        </w:rPr>
        <w:t xml:space="preserve"> </w:t>
      </w:r>
      <w:r w:rsidR="00B82881">
        <w:rPr>
          <w:rFonts w:eastAsia="Lora" w:cs="Lora"/>
        </w:rPr>
        <w:t>Ein möglicher Erklärungsansatz hierfür ist, dass Abgeordnete, die in den Gründungsjahren der Parteien erstmals ein Mandat erhielten,</w:t>
      </w:r>
      <w:r w:rsidR="00BF344E">
        <w:rPr>
          <w:rFonts w:eastAsia="Lora" w:cs="Lora"/>
        </w:rPr>
        <w:t xml:space="preserve"> für einen längeren Zeitraum Mitglieder des Parlaments und ihrer Fraktionen blieben</w:t>
      </w:r>
      <w:r w:rsidR="005E07A7">
        <w:rPr>
          <w:rFonts w:eastAsia="Lora" w:cs="Lora"/>
        </w:rPr>
        <w:t xml:space="preserve">. </w:t>
      </w:r>
      <w:r w:rsidR="00762930">
        <w:rPr>
          <w:rFonts w:eastAsia="Lora" w:cs="Lora"/>
        </w:rPr>
        <w:t xml:space="preserve">Folglich </w:t>
      </w:r>
      <w:r w:rsidR="00762930">
        <w:rPr>
          <w:rFonts w:eastAsia="Lora" w:cs="Lora"/>
        </w:rPr>
        <w:lastRenderedPageBreak/>
        <w:t>wäre es denkbar, dass die Gründungsgeneration</w:t>
      </w:r>
      <w:r w:rsidR="000B31E3">
        <w:rPr>
          <w:rFonts w:eastAsia="Lora" w:cs="Lora"/>
        </w:rPr>
        <w:t>en bei Bündnisgrünen und Linken</w:t>
      </w:r>
      <w:r w:rsidR="00762930">
        <w:rPr>
          <w:rFonts w:eastAsia="Lora" w:cs="Lora"/>
        </w:rPr>
        <w:t xml:space="preserve"> mit ihrer Partei alterten</w:t>
      </w:r>
      <w:r w:rsidR="000B31E3">
        <w:rPr>
          <w:rFonts w:eastAsia="Lora" w:cs="Lora"/>
        </w:rPr>
        <w:t>.</w:t>
      </w:r>
    </w:p>
    <w:p w14:paraId="6512861D" w14:textId="2C8B1783" w:rsidR="00F01676" w:rsidRDefault="00297FDB" w:rsidP="00CC0885">
      <w:pPr>
        <w:rPr>
          <w:rFonts w:eastAsia="Lora" w:cs="Lora"/>
        </w:rPr>
      </w:pPr>
      <w:r>
        <w:rPr>
          <w:rFonts w:eastAsia="Lora" w:cs="Lora"/>
        </w:rPr>
        <w:t xml:space="preserve">Die Abgeordneten der </w:t>
      </w:r>
      <w:r w:rsidR="000E5BC1" w:rsidRPr="00CC0885">
        <w:rPr>
          <w:rFonts w:eastAsia="Lora" w:cs="Lora"/>
        </w:rPr>
        <w:t>FDP</w:t>
      </w:r>
      <w:r>
        <w:rPr>
          <w:rFonts w:eastAsia="Lora" w:cs="Lora"/>
        </w:rPr>
        <w:t xml:space="preserve"> waren b</w:t>
      </w:r>
      <w:r w:rsidR="000E5BC1">
        <w:rPr>
          <w:rFonts w:eastAsia="Lora" w:cs="Lora"/>
        </w:rPr>
        <w:t xml:space="preserve">is in die späten 1990er Jahre nur unwesentlich jünger als ihre </w:t>
      </w:r>
      <w:proofErr w:type="spellStart"/>
      <w:r w:rsidR="000E5BC1">
        <w:rPr>
          <w:rFonts w:eastAsia="Lora" w:cs="Lora"/>
        </w:rPr>
        <w:t>Kolleg:innen</w:t>
      </w:r>
      <w:proofErr w:type="spellEnd"/>
      <w:r w:rsidR="000E5BC1">
        <w:rPr>
          <w:rFonts w:eastAsia="Lora" w:cs="Lora"/>
        </w:rPr>
        <w:t xml:space="preserve"> in den Fraktionen der Union</w:t>
      </w:r>
      <w:r w:rsidR="00AA6E72">
        <w:rPr>
          <w:rFonts w:eastAsia="Lora" w:cs="Lora"/>
        </w:rPr>
        <w:t xml:space="preserve"> oder</w:t>
      </w:r>
      <w:r w:rsidR="000E5BC1">
        <w:rPr>
          <w:rFonts w:eastAsia="Lora" w:cs="Lora"/>
        </w:rPr>
        <w:t xml:space="preserve"> der SPD. In den frühen </w:t>
      </w:r>
      <w:r>
        <w:rPr>
          <w:rFonts w:eastAsia="Lora" w:cs="Lora"/>
        </w:rPr>
        <w:t>20</w:t>
      </w:r>
      <w:r w:rsidR="000E5BC1">
        <w:rPr>
          <w:rFonts w:eastAsia="Lora" w:cs="Lora"/>
        </w:rPr>
        <w:t xml:space="preserve">00er Jahren erlebten die Liberalen </w:t>
      </w:r>
      <w:r>
        <w:rPr>
          <w:rFonts w:eastAsia="Lora" w:cs="Lora"/>
        </w:rPr>
        <w:t xml:space="preserve">jedoch </w:t>
      </w:r>
      <w:r w:rsidR="000E5BC1">
        <w:rPr>
          <w:rFonts w:eastAsia="Lora" w:cs="Lora"/>
        </w:rPr>
        <w:t xml:space="preserve">eine deutliche Verjüngung. </w:t>
      </w:r>
      <w:r w:rsidR="00994A61">
        <w:rPr>
          <w:rFonts w:eastAsia="Lora" w:cs="Lora"/>
        </w:rPr>
        <w:t>Seitdem</w:t>
      </w:r>
      <w:r>
        <w:rPr>
          <w:rFonts w:eastAsia="Lora" w:cs="Lora"/>
        </w:rPr>
        <w:t xml:space="preserve"> bewegt</w:t>
      </w:r>
      <w:r w:rsidR="000E5BC1">
        <w:rPr>
          <w:rFonts w:eastAsia="Lora" w:cs="Lora"/>
        </w:rPr>
        <w:t xml:space="preserve"> sich das Durchschnittsalter der FDP-Abgeordneten </w:t>
      </w:r>
      <w:r>
        <w:rPr>
          <w:rFonts w:eastAsia="Lora" w:cs="Lora"/>
        </w:rPr>
        <w:t xml:space="preserve">etwa </w:t>
      </w:r>
      <w:r w:rsidR="000E5BC1">
        <w:rPr>
          <w:rFonts w:eastAsia="Lora" w:cs="Lora"/>
        </w:rPr>
        <w:t>auf d</w:t>
      </w:r>
      <w:r>
        <w:rPr>
          <w:rFonts w:eastAsia="Lora" w:cs="Lora"/>
        </w:rPr>
        <w:t>em</w:t>
      </w:r>
      <w:r w:rsidR="000E5BC1">
        <w:rPr>
          <w:rFonts w:eastAsia="Lora" w:cs="Lora"/>
        </w:rPr>
        <w:t xml:space="preserve"> Niveau </w:t>
      </w:r>
      <w:r>
        <w:rPr>
          <w:rFonts w:eastAsia="Lora" w:cs="Lora"/>
        </w:rPr>
        <w:t xml:space="preserve">der Fraktionen der </w:t>
      </w:r>
      <w:r w:rsidR="000E5BC1">
        <w:rPr>
          <w:rFonts w:eastAsia="Lora" w:cs="Lora"/>
        </w:rPr>
        <w:t xml:space="preserve">Grünen, wobei </w:t>
      </w:r>
      <w:r w:rsidR="00C6207B">
        <w:rPr>
          <w:rFonts w:eastAsia="Lora" w:cs="Lora"/>
        </w:rPr>
        <w:t xml:space="preserve">sie </w:t>
      </w:r>
      <w:r w:rsidR="000E5BC1">
        <w:rPr>
          <w:rFonts w:eastAsia="Lora" w:cs="Lora"/>
        </w:rPr>
        <w:t>im Jahr 2020 die im Durchschnitt jüngsten Abgeordneten in den Landesparlamenten stellten.</w:t>
      </w:r>
    </w:p>
    <w:p w14:paraId="2BC79DAE" w14:textId="4CEA8742" w:rsidR="00C94466" w:rsidRDefault="29B94D76" w:rsidP="008C75D4">
      <w:pPr>
        <w:rPr>
          <w:rFonts w:eastAsia="Lora" w:cs="Lora"/>
        </w:rPr>
      </w:pPr>
      <w:r w:rsidRPr="29B94D76">
        <w:rPr>
          <w:rFonts w:eastAsia="Lora" w:cs="Lora"/>
        </w:rPr>
        <w:t>Es finden sich auch einige Abgeordnete, die das Renteneintrittsalter schon lange hinter sich gelassen haben. Rekordhalter</w:t>
      </w:r>
      <w:r w:rsidR="00665302">
        <w:rPr>
          <w:rFonts w:eastAsia="Lora" w:cs="Lora"/>
        </w:rPr>
        <w:t>in</w:t>
      </w:r>
      <w:r w:rsidRPr="29B94D76">
        <w:rPr>
          <w:rFonts w:eastAsia="Lora" w:cs="Lora"/>
        </w:rPr>
        <w:t xml:space="preserve"> ist </w:t>
      </w:r>
      <w:r w:rsidRPr="000816F5">
        <w:rPr>
          <w:rFonts w:eastAsia="Lora" w:cs="Lora"/>
        </w:rPr>
        <w:t xml:space="preserve">hier Charlotte </w:t>
      </w:r>
      <w:proofErr w:type="spellStart"/>
      <w:r w:rsidRPr="000816F5">
        <w:rPr>
          <w:rFonts w:eastAsia="Lora" w:cs="Lora"/>
        </w:rPr>
        <w:t>Fera</w:t>
      </w:r>
      <w:proofErr w:type="spellEnd"/>
      <w:r w:rsidRPr="000816F5">
        <w:rPr>
          <w:rFonts w:eastAsia="Lora" w:cs="Lora"/>
        </w:rPr>
        <w:t>,</w:t>
      </w:r>
      <w:r w:rsidRPr="29B94D76">
        <w:rPr>
          <w:rFonts w:eastAsia="Lora" w:cs="Lora"/>
        </w:rPr>
        <w:t xml:space="preserve"> </w:t>
      </w:r>
      <w:r w:rsidR="00665302">
        <w:rPr>
          <w:rFonts w:eastAsia="Lora" w:cs="Lora"/>
        </w:rPr>
        <w:t>die</w:t>
      </w:r>
      <w:r w:rsidRPr="29B94D76">
        <w:rPr>
          <w:rFonts w:eastAsia="Lora" w:cs="Lora"/>
        </w:rPr>
        <w:t xml:space="preserve"> bei ihrem Ausscheiden aus der 14. Hamburgischen Bürgerschaft bereits das 87. Lebensjahr vollendet hatte.</w:t>
      </w:r>
      <w:r w:rsidR="00C77C8F">
        <w:rPr>
          <w:rFonts w:eastAsia="Lora" w:cs="Lora"/>
        </w:rPr>
        <w:t xml:space="preserve"> </w:t>
      </w:r>
      <w:del w:id="39" w:author="Elias Koch" w:date="2023-09-04T20:28:00Z">
        <w:r w:rsidR="00C94466" w:rsidDel="00F81E2E">
          <w:rPr>
            <w:rFonts w:eastAsia="Lora" w:cs="Lora"/>
          </w:rPr>
          <w:delText>Desweiteren</w:delText>
        </w:r>
      </w:del>
      <w:proofErr w:type="gramStart"/>
      <w:ins w:id="40" w:author="Elias Koch" w:date="2023-09-04T20:28:00Z">
        <w:r w:rsidR="00F81E2E">
          <w:rPr>
            <w:rFonts w:eastAsia="Lora" w:cs="Lora"/>
          </w:rPr>
          <w:t>Des weiteren</w:t>
        </w:r>
      </w:ins>
      <w:proofErr w:type="gramEnd"/>
      <w:r w:rsidR="00C94466">
        <w:rPr>
          <w:rFonts w:eastAsia="Lora" w:cs="Lora"/>
        </w:rPr>
        <w:t xml:space="preserve"> lassen sich sowohl in den parlamentarischen als auch in den Kabinettspositionen interessante Trends beobachten. </w:t>
      </w:r>
      <w:r w:rsidR="00F66D6A">
        <w:rPr>
          <w:rFonts w:eastAsia="Lora" w:cs="Lora"/>
        </w:rPr>
        <w:t>Insbesondere d</w:t>
      </w:r>
      <w:r w:rsidR="00C94466">
        <w:rPr>
          <w:rFonts w:eastAsia="Lora" w:cs="Lora"/>
        </w:rPr>
        <w:t xml:space="preserve">as Durchschnittsalter der </w:t>
      </w:r>
      <w:proofErr w:type="spellStart"/>
      <w:proofErr w:type="gramStart"/>
      <w:r w:rsidR="00F66D6A">
        <w:rPr>
          <w:rFonts w:eastAsia="Lora" w:cs="Lora"/>
        </w:rPr>
        <w:t>Regierungschef:innen</w:t>
      </w:r>
      <w:proofErr w:type="spellEnd"/>
      <w:proofErr w:type="gramEnd"/>
      <w:r w:rsidR="00F66D6A">
        <w:rPr>
          <w:rFonts w:eastAsia="Lora" w:cs="Lora"/>
        </w:rPr>
        <w:t xml:space="preserve"> und </w:t>
      </w:r>
      <w:r w:rsidR="00C77C8F">
        <w:rPr>
          <w:rFonts w:eastAsia="Lora" w:cs="Lora"/>
        </w:rPr>
        <w:t xml:space="preserve">von </w:t>
      </w:r>
      <w:r w:rsidR="00F66D6A">
        <w:rPr>
          <w:rFonts w:eastAsia="Lora" w:cs="Lora"/>
        </w:rPr>
        <w:t xml:space="preserve">Mitgliedern der Parlamentspräsidien liegt </w:t>
      </w:r>
      <w:r w:rsidR="00C94466">
        <w:rPr>
          <w:rFonts w:eastAsia="Lora" w:cs="Lora"/>
        </w:rPr>
        <w:t xml:space="preserve">über dem der Abgeordneten insgesamt (vgl. </w:t>
      </w:r>
      <w:r w:rsidR="00C94466">
        <w:rPr>
          <w:rFonts w:eastAsia="Lora" w:cs="Lora"/>
        </w:rPr>
        <w:fldChar w:fldCharType="begin"/>
      </w:r>
      <w:r w:rsidR="00C94466">
        <w:rPr>
          <w:rFonts w:eastAsia="Lora" w:cs="Lora"/>
        </w:rPr>
        <w:instrText xml:space="preserve"> REF _Ref140582753 \h </w:instrText>
      </w:r>
      <w:r w:rsidR="00C94466">
        <w:rPr>
          <w:rFonts w:eastAsia="Lora" w:cs="Lora"/>
        </w:rPr>
      </w:r>
      <w:r w:rsidR="00C94466">
        <w:rPr>
          <w:rFonts w:eastAsia="Lora" w:cs="Lora"/>
        </w:rPr>
        <w:fldChar w:fldCharType="separate"/>
      </w:r>
      <w:r w:rsidR="00C94466">
        <w:t xml:space="preserve">Anhang: </w:t>
      </w:r>
      <w:r w:rsidR="00C94466">
        <w:rPr>
          <w:noProof/>
        </w:rPr>
        <w:t>3</w:t>
      </w:r>
      <w:r w:rsidR="00C94466">
        <w:rPr>
          <w:rFonts w:eastAsia="Lora" w:cs="Lora"/>
        </w:rPr>
        <w:fldChar w:fldCharType="end"/>
      </w:r>
      <w:r w:rsidR="00C94466">
        <w:rPr>
          <w:rFonts w:eastAsia="Lora" w:cs="Lora"/>
        </w:rPr>
        <w:t>).</w:t>
      </w:r>
    </w:p>
    <w:p w14:paraId="29FD81A1" w14:textId="21F7C6A0" w:rsidR="00F01676" w:rsidRPr="008C75D4" w:rsidRDefault="00F01676" w:rsidP="008C75D4">
      <w:pPr>
        <w:rPr>
          <w:rFonts w:eastAsia="Lora" w:cs="Lora"/>
        </w:rPr>
      </w:pPr>
    </w:p>
    <w:p w14:paraId="42E1BEBB" w14:textId="0D2FA084" w:rsidR="00054186" w:rsidRDefault="00054186" w:rsidP="00C77C8F">
      <w:pPr>
        <w:pStyle w:val="berschrift3"/>
      </w:pPr>
      <w:r>
        <w:t>Herkunft</w:t>
      </w:r>
    </w:p>
    <w:p w14:paraId="0C1F955B" w14:textId="1B5BA87D" w:rsidR="00C94466" w:rsidRDefault="00961BFE" w:rsidP="00961BFE">
      <w:r>
        <w:t xml:space="preserve">Abbildung </w:t>
      </w:r>
      <w:r w:rsidR="00AE6777">
        <w:t>5</w:t>
      </w:r>
      <w:r>
        <w:t xml:space="preserve"> wirft einen differenzierten Blick auf </w:t>
      </w:r>
      <w:r w:rsidR="00B54D95">
        <w:t>den Geburtsort</w:t>
      </w:r>
      <w:r>
        <w:t xml:space="preserve"> der </w:t>
      </w:r>
      <w:proofErr w:type="spellStart"/>
      <w:r>
        <w:t>Parlamentarier:innen</w:t>
      </w:r>
      <w:proofErr w:type="spellEnd"/>
      <w:r>
        <w:t>.</w:t>
      </w:r>
      <w:r w:rsidR="00241244">
        <w:t xml:space="preserve"> Die rote Linie repräsentiert den Anteil der MdL, die ihren Geburtsort im Bundesland haben. Ausgezeichnet sind auch Abgeordnete, die außerhalb des jeweiligen Bundeslandes in einem </w:t>
      </w:r>
      <w:r w:rsidR="00B54D95">
        <w:t xml:space="preserve">anderen </w:t>
      </w:r>
      <w:r w:rsidR="00241244">
        <w:t xml:space="preserve">westdeutschen (gelb) oder ostdeutschen (schwarz) Bundesland geboren wurden. Im Ausland geborene Abgeordnete sind </w:t>
      </w:r>
      <w:r w:rsidR="00C94466">
        <w:t>durch eine grüne Linie</w:t>
      </w:r>
      <w:r w:rsidR="00241244">
        <w:t xml:space="preserve"> repräsentiert.</w:t>
      </w:r>
      <w:r w:rsidR="00C94466">
        <w:rPr>
          <w:rStyle w:val="Funotenzeichen"/>
        </w:rPr>
        <w:footnoteReference w:id="13"/>
      </w:r>
    </w:p>
    <w:p w14:paraId="6F1E6991" w14:textId="35FD855D" w:rsidR="004D304C" w:rsidRDefault="29B94D76" w:rsidP="00961BFE">
      <w:r>
        <w:t xml:space="preserve">Vor allem Bayern, Nordrhein-Westfalen und das Saarland weisen mit um die 80 Prozent einen hohen Anteil an Landeskindern in ihren Parlamenten auf. Im aktuellen Düsseldorfer Landtag sind </w:t>
      </w:r>
      <w:r w:rsidRPr="00DD618A">
        <w:t xml:space="preserve">beispielsweise im </w:t>
      </w:r>
      <w:r w:rsidR="00277F60">
        <w:t>Juni 2020 85</w:t>
      </w:r>
      <w:r>
        <w:t xml:space="preserve"> Prozent der Abgeordneten auch auf dem Gebiet des Bundeslandes geboren. In anderen Ländern, z. B. Berlin, Hamburg oder Schleswig-Holstein ist der Anteil an Landeskinder dagegen unterdurchschnittlich. Diese Unterschiede dürften auf diverse Faktoren zurückzuführen sein. Größe und Lage von Flächenländern und Stadtstaaten dürften einen Erklärungsbeitrag liefern, ebenso wie die Mobilität der </w:t>
      </w:r>
      <w:r w:rsidR="003B4383">
        <w:t>Bevölkerung,</w:t>
      </w:r>
      <w:r>
        <w:t xml:space="preserve"> die wiederum mit den Anteilen ländlicher und städtischer Räume zusammenhängt. Mutmaßlich spielt auch die Stärke des Landesidentität eine Rolle. Dass man „von hier ist“ spielt für eine Kandidatennominierung im bayrischen Allgäu sicher eine größere </w:t>
      </w:r>
      <w:r w:rsidR="003B4383">
        <w:t>Rolle</w:t>
      </w:r>
      <w:r>
        <w:t xml:space="preserve"> als im Berliner </w:t>
      </w:r>
      <w:r w:rsidR="00241C35">
        <w:t>Prenzlauer Berg</w:t>
      </w:r>
      <w:r>
        <w:t>.</w:t>
      </w:r>
    </w:p>
    <w:p w14:paraId="27D8E214" w14:textId="46B2A752" w:rsidR="00C94466" w:rsidRDefault="00C94466" w:rsidP="00C94466">
      <w:pPr>
        <w:pStyle w:val="Beschriftung"/>
        <w:keepNext/>
      </w:pPr>
      <w:r>
        <w:lastRenderedPageBreak/>
        <w:t xml:space="preserve">Abbildung: </w:t>
      </w:r>
      <w:fldSimple w:instr=" SEQ Abbildung: \* ARABIC ">
        <w:r>
          <w:rPr>
            <w:noProof/>
          </w:rPr>
          <w:t>5</w:t>
        </w:r>
      </w:fldSimple>
      <w:r>
        <w:t xml:space="preserve"> </w:t>
      </w:r>
      <w:r w:rsidRPr="000721EB">
        <w:t>Herkunft der Fraktionsmitglieder</w:t>
      </w:r>
    </w:p>
    <w:p w14:paraId="63A0597D" w14:textId="2DFEDB36" w:rsidR="00961BFE" w:rsidRPr="00961BFE" w:rsidRDefault="00F66D6A" w:rsidP="00715DF3">
      <w:r>
        <w:rPr>
          <w:noProof/>
        </w:rPr>
        <w:drawing>
          <wp:inline distT="0" distB="0" distL="0" distR="0" wp14:anchorId="252C6230" wp14:editId="2CA46025">
            <wp:extent cx="5760720" cy="4314825"/>
            <wp:effectExtent l="0" t="0" r="5080" b="3175"/>
            <wp:docPr id="415317861" name="Grafik 4"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7861" name="Grafik 4" descr="Ein Bild, das Text, Screenshot, Diagramm, paralle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65F945B1" w14:textId="09D56484" w:rsidR="00C94466" w:rsidRDefault="00A85803">
      <w:r w:rsidRPr="006B4EE6">
        <w:t xml:space="preserve">Die Frage, ob eine Pfälzerin im baden-württembergischen Landtag sitzen sollte, gehört in den Bereich launiger Frotzeleien. </w:t>
      </w:r>
      <w:r w:rsidR="00DD65CD" w:rsidRPr="006B4EE6">
        <w:t>Wie viele</w:t>
      </w:r>
      <w:r w:rsidRPr="006B4EE6">
        <w:t xml:space="preserve"> Niedersachsen im </w:t>
      </w:r>
      <w:r w:rsidR="00DD65CD">
        <w:t>Magdeburger Landtag</w:t>
      </w:r>
      <w:r w:rsidRPr="006B4EE6">
        <w:t xml:space="preserve">, </w:t>
      </w:r>
      <w:r w:rsidR="00DD65CD" w:rsidRPr="006B4EE6">
        <w:t>wie viele</w:t>
      </w:r>
      <w:r w:rsidRPr="006B4EE6">
        <w:t xml:space="preserve"> Bremer im Landtag in Schwerin; kurz – </w:t>
      </w:r>
      <w:r w:rsidR="00DD65CD" w:rsidRPr="006B4EE6">
        <w:t>wie viele</w:t>
      </w:r>
      <w:r w:rsidRPr="006B4EE6">
        <w:t xml:space="preserve"> Westdeutsche in ostdeutschen Landtagen zu</w:t>
      </w:r>
      <w:r w:rsidR="00DD65CD">
        <w:t xml:space="preserve"> </w:t>
      </w:r>
      <w:r w:rsidRPr="006B4EE6">
        <w:t xml:space="preserve">viel sind, ist eine handfeste </w:t>
      </w:r>
      <w:r w:rsidR="0041081B" w:rsidRPr="006B4EE6">
        <w:t>politische</w:t>
      </w:r>
      <w:r w:rsidRPr="006B4EE6">
        <w:t xml:space="preserve"> Streitfrage. Ostdeutsche sind nach wie vor unter den ökonomischen, wissenschaftlichen und</w:t>
      </w:r>
      <w:r w:rsidR="0041081B" w:rsidRPr="006B4EE6">
        <w:t>, dies weniger deutlich,</w:t>
      </w:r>
      <w:r w:rsidRPr="006B4EE6">
        <w:t xml:space="preserve"> politischen </w:t>
      </w:r>
      <w:r w:rsidR="0041081B" w:rsidRPr="006B4EE6">
        <w:t>Eliten</w:t>
      </w:r>
      <w:r w:rsidRPr="006B4EE6">
        <w:t xml:space="preserve"> </w:t>
      </w:r>
      <w:r w:rsidR="0041081B" w:rsidRPr="006B4EE6">
        <w:t>selbst</w:t>
      </w:r>
      <w:r w:rsidRPr="006B4EE6">
        <w:t xml:space="preserve"> </w:t>
      </w:r>
      <w:r w:rsidR="0041081B" w:rsidRPr="006B4EE6">
        <w:t xml:space="preserve">in den ostdeutschen Ländern unterrepräsentiert. Je nach Sektor besetzen Ostdeutsche </w:t>
      </w:r>
      <w:r w:rsidR="000F6B68" w:rsidRPr="006B4EE6">
        <w:t>auch 30 Jahre nach der Wiedervere</w:t>
      </w:r>
      <w:r w:rsidR="00DD65CD">
        <w:t>i</w:t>
      </w:r>
      <w:r w:rsidR="000F6B68" w:rsidRPr="006B4EE6">
        <w:t xml:space="preserve">nigung </w:t>
      </w:r>
      <w:r w:rsidR="006B4EE6">
        <w:t xml:space="preserve">nur </w:t>
      </w:r>
      <w:r w:rsidR="0041081B" w:rsidRPr="006B4EE6">
        <w:t>zwischen drei und 15 Prozent der Führungspositionen, wobei ihr Gesamtanteil an der Bevölkerung 18 Prozent beträgt</w:t>
      </w:r>
      <w:r w:rsidR="004567D1">
        <w:t xml:space="preserve"> </w:t>
      </w:r>
      <w:sdt>
        <w:sdtPr>
          <w:alias w:val="To edit, see citavi.com/edit"/>
          <w:tag w:val="CitaviPlaceholder#64f7e03b-b0d5-4eed-bbbf-da4333edbeca"/>
          <w:id w:val="2033919609"/>
          <w:placeholder>
            <w:docPart w:val="DefaultPlaceholder_-1854013440"/>
          </w:placeholder>
        </w:sdtPr>
        <w:sdtContent>
          <w:r w:rsidR="004567D1">
            <w:fldChar w:fldCharType="begin"/>
          </w:r>
          <w:r w:rsidR="002954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TZjYjM2LTViYWItNDI4Yy1hY2M2LWU1MTZlYTVlNTc2MyIsIlJhbmdlTGVuZ3RoIjoxNywiUmVmZXJlbmNlSWQiOiI4YjU2ZmEwYi04YjlkLTRiYjEtYjkwYi01Y2NhNGI0NDFiMW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haiIsIkxhc3ROYW1lIjoiS29sbG1vcmdlbiIsIlByb3RlY3RlZCI6ZmFsc2UsIlNleCI6MiwiQ3JlYXRlZEJ5IjoiX1N0ZWNrZXIiLCJDcmVhdGVkT24iOiIyMDIzLTA2LTA3VDA5OjAwOjI3IiwiTW9kaWZpZWRCeSI6Il9TdGVja2VyIiwiSWQiOiI0MTdhMTc5MC1iMjQ0LTQ0NWItYTdkNi1iMDFmMTU0YTQ4MTMiLCJNb2RpZmllZE9uIjoiMjAyMy0wNi0wN1QwOTowMDoyNyIsIlByb2plY3QiOnsiJGlkIjoiOCIsIiR0eXBlIjoiU3dpc3NBY2FkZW1pYy5DaXRhdmkuUHJvamVjdCwgU3dpc3NBY2FkZW1pYy5DaXRhdmkifX1dLCJCaWJUZVhLZXkiOiJLb2xsbW9yZ2VuLjIwMTU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ZC1uYi5pbmZvLzEwNzY1MTYzMzUvMDQiLCJVcmlTdHJpbmciOiJodHRwOi8vZC1uYi5pbmZvLzEwNzY1MTYzMzUv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TdGVja2VyIiwiQ3JlYXRlZE9uIjoiMjAyMy0wNi0wN1QwODo1ODowMCIsIk1vZGlmaWVkQnkiOiJfU3RlY2tlciIsIklkIjoiN2JlNTgzOTMtNTBhNi00NDNmLTg3Y2MtOTNhMzliNTVmNTZmIiwiTW9kaWZpZWRPbiI6IjIwMjMtMDYtMDdUMDg6NT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d3d3LnRyYWZvYmVybGluLmRlLzk3OC0zLTg2NDY0LTEwMC04Lmh0bWwiLCJVcmlTdHJpbmciOiJodHRwOi8vd3d3LnRyYWZvYmVybGluLmRlLzk3OC0zLTg2NDY0LTEwMC04Lmh0bWw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}</w:instrText>
          </w:r>
          <w:r w:rsidR="004567D1">
            <w:fldChar w:fldCharType="separate"/>
          </w:r>
          <w:r w:rsidR="004567D1">
            <w:t>(Kollmorgen 2015)</w:t>
          </w:r>
          <w:r w:rsidR="004567D1">
            <w:fldChar w:fldCharType="end"/>
          </w:r>
        </w:sdtContent>
      </w:sdt>
      <w:r w:rsidR="0041081B" w:rsidRPr="006B4EE6">
        <w:t xml:space="preserve">. </w:t>
      </w:r>
      <w:r w:rsidR="000F6B68" w:rsidRPr="006B4EE6">
        <w:t xml:space="preserve">Vor diesem Hintergrund </w:t>
      </w:r>
      <w:r w:rsidR="00AE6777">
        <w:t>ist ein Blick auf</w:t>
      </w:r>
      <w:r w:rsidR="000F6B68" w:rsidRPr="006B4EE6">
        <w:t xml:space="preserve"> die Anteile </w:t>
      </w:r>
      <w:r w:rsidR="005F3847">
        <w:t>O</w:t>
      </w:r>
      <w:r w:rsidR="000F6B68" w:rsidRPr="006B4EE6">
        <w:t>stdeutscher unter den Mitgliedern der Landtage und der Exekutive</w:t>
      </w:r>
      <w:r w:rsidR="00AE6777">
        <w:t xml:space="preserve"> relevant</w:t>
      </w:r>
      <w:r w:rsidR="000F6B68" w:rsidRPr="006B4EE6">
        <w:t xml:space="preserve">. </w:t>
      </w:r>
      <w:r w:rsidR="00AE6777">
        <w:t>A</w:t>
      </w:r>
      <w:r w:rsidR="000F6B68" w:rsidRPr="006B4EE6">
        <w:t>ls</w:t>
      </w:r>
      <w:r w:rsidR="00AE6777">
        <w:t xml:space="preserve"> „</w:t>
      </w:r>
      <w:r w:rsidR="00A347B9">
        <w:t>ost</w:t>
      </w:r>
      <w:r w:rsidR="000F6B68" w:rsidRPr="006B4EE6">
        <w:t>deutsch</w:t>
      </w:r>
      <w:r w:rsidR="00A347B9">
        <w:t>“ haben wir alle Personen klassifiziert</w:t>
      </w:r>
      <w:r w:rsidR="000F6B68" w:rsidRPr="006B4EE6">
        <w:t>, die auf dem Gebiet der</w:t>
      </w:r>
      <w:r w:rsidR="00A347B9">
        <w:t xml:space="preserve"> DDR bzw. der</w:t>
      </w:r>
      <w:r w:rsidR="000F6B68" w:rsidRPr="006B4EE6">
        <w:t xml:space="preserve"> neuen Länder geboren wurden</w:t>
      </w:r>
      <w:r w:rsidR="005716B6">
        <w:t xml:space="preserve"> </w:t>
      </w:r>
      <w:sdt>
        <w:sdtPr>
          <w:alias w:val="To edit, see citavi.com/edit"/>
          <w:tag w:val="CitaviPlaceholder#abec9c6a-4ac5-42d7-8cde-960b2b2f6f66"/>
          <w:id w:val="-1577505479"/>
          <w:placeholder>
            <w:docPart w:val="DefaultPlaceholder_-1854013440"/>
          </w:placeholder>
        </w:sdtPr>
        <w:sdtContent>
          <w:r w:rsidR="005716B6">
            <w:fldChar w:fldCharType="begin"/>
          </w:r>
          <w:r w:rsidR="00E517D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jYxZmNiLThjMjMtNDA0NS1iMTJmLTVjYjI1MTU3ZWYyNyIsIlJhbmdlTGVuZ3RoIjoyNCwiUmVmZXJlbmNlSWQiOiIyYTg1MmQ2Yi1lMWFlLTRiN2QtYjZkYy00YjlhODgzMDdmN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xMjM1L29zZi5pby80ODNmYiIsIlVyaVN0cmluZyI6Imh0dHBzOi8vZG9pLm9yZy8xMC4zMTIzNS9vc2YuaW8vNDgzZm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}</w:instrText>
          </w:r>
          <w:r w:rsidR="005716B6">
            <w:fldChar w:fldCharType="separate"/>
          </w:r>
          <w:r w:rsidR="00E517D4">
            <w:t>(vgl. Heide et al. 2023)</w:t>
          </w:r>
          <w:r w:rsidR="005716B6">
            <w:fldChar w:fldCharType="end"/>
          </w:r>
        </w:sdtContent>
      </w:sdt>
      <w:r w:rsidR="000F6B68" w:rsidRPr="006B4EE6">
        <w:t xml:space="preserve">. Vor 1989 darf diese Annahme als unproblematisch gelten, da </w:t>
      </w:r>
      <w:r w:rsidR="00A347B9">
        <w:t xml:space="preserve">relevante </w:t>
      </w:r>
      <w:r w:rsidR="000F6B68" w:rsidRPr="006B4EE6">
        <w:t xml:space="preserve">Wanderungsbewegungen zwischen Ost und West ausgeschlossen waren. Je weiter die Wiedervereinigung zurückliegt, desto stärker muss bedacht werden, dass Abgeordnete nach ihrer Geburt auch mehrfach umgezogen sein könnten und ihre Primärsozialisation zumindest nicht in </w:t>
      </w:r>
      <w:r w:rsidR="008F6FD4">
        <w:t>Ostdeutschland</w:t>
      </w:r>
      <w:r w:rsidR="000F6B68" w:rsidRPr="006B4EE6">
        <w:t xml:space="preserve"> erfahren haben.</w:t>
      </w:r>
    </w:p>
    <w:p w14:paraId="66A8E5CE" w14:textId="0951EF8D" w:rsidR="00C94466" w:rsidRDefault="00C94466" w:rsidP="00C94466">
      <w:pPr>
        <w:pStyle w:val="Beschriftung"/>
        <w:keepNext/>
      </w:pPr>
      <w:bookmarkStart w:id="41" w:name="_Ref140595919"/>
      <w:r>
        <w:lastRenderedPageBreak/>
        <w:t xml:space="preserve">Abbildung: </w:t>
      </w:r>
      <w:fldSimple w:instr=" SEQ Abbildung: \* ARABIC ">
        <w:r>
          <w:rPr>
            <w:noProof/>
          </w:rPr>
          <w:t>6</w:t>
        </w:r>
      </w:fldSimple>
      <w:bookmarkEnd w:id="41"/>
      <w:r>
        <w:t xml:space="preserve"> </w:t>
      </w:r>
      <w:r w:rsidRPr="00DC69D8">
        <w:t>Anteil von Ost- und Westdeutschen in Landesparlamenten</w:t>
      </w:r>
    </w:p>
    <w:p w14:paraId="06C3CF76" w14:textId="36BD6CE6" w:rsidR="00C94466" w:rsidRDefault="00C94466">
      <w:r>
        <w:rPr>
          <w:noProof/>
        </w:rPr>
        <w:drawing>
          <wp:inline distT="0" distB="0" distL="0" distR="0" wp14:anchorId="243148EE" wp14:editId="510246E4">
            <wp:extent cx="5760720" cy="4314825"/>
            <wp:effectExtent l="0" t="0" r="0" b="0"/>
            <wp:docPr id="1898472432" name="Grafik 14" descr="Ein Bild, das Diagramm,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72432" name="Grafik 14" descr="Ein Bild, das Diagramm, Text, Reih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7A7E553B" w14:textId="77777777" w:rsidR="00C94466" w:rsidRDefault="00C94466">
      <w:r>
        <w:br w:type="page"/>
      </w:r>
    </w:p>
    <w:p w14:paraId="1A4BE5EA" w14:textId="77F08AAF" w:rsidR="00C94466" w:rsidRDefault="00C94466" w:rsidP="00C94466">
      <w:pPr>
        <w:pStyle w:val="Beschriftung"/>
        <w:keepNext/>
      </w:pPr>
      <w:bookmarkStart w:id="42" w:name="_Ref140595931"/>
      <w:r>
        <w:lastRenderedPageBreak/>
        <w:t xml:space="preserve">Abbildung: </w:t>
      </w:r>
      <w:fldSimple w:instr=" SEQ Abbildung: \* ARABIC ">
        <w:r>
          <w:rPr>
            <w:noProof/>
          </w:rPr>
          <w:t>7</w:t>
        </w:r>
      </w:fldSimple>
      <w:bookmarkEnd w:id="42"/>
      <w:r>
        <w:t xml:space="preserve"> </w:t>
      </w:r>
      <w:r w:rsidRPr="001E19FA">
        <w:t>Anteil von Ost- und Westdeutschen in Landesregierungen</w:t>
      </w:r>
    </w:p>
    <w:p w14:paraId="0657BC2B" w14:textId="1AA7AD1C" w:rsidR="00C94466" w:rsidRDefault="00F66D6A">
      <w:r>
        <w:rPr>
          <w:noProof/>
        </w:rPr>
        <w:drawing>
          <wp:inline distT="0" distB="0" distL="0" distR="0" wp14:anchorId="2DA8D640" wp14:editId="2B75BF88">
            <wp:extent cx="5760720" cy="4314825"/>
            <wp:effectExtent l="0" t="0" r="5080" b="3175"/>
            <wp:docPr id="1374029063" name="Grafik 5" descr="Ein Bild, das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29063" name="Grafik 5" descr="Ein Bild, das Text, Reihe,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3A4D158E" w14:textId="3B84A8E7" w:rsidR="00BD25EC" w:rsidRDefault="00277F60">
      <w:pPr>
        <w:rPr>
          <w:ins w:id="43" w:author="Elias Koch" w:date="2023-09-04T21:00:00Z"/>
        </w:rPr>
      </w:pPr>
      <w:r>
        <w:fldChar w:fldCharType="begin"/>
      </w:r>
      <w:r>
        <w:instrText xml:space="preserve"> REF _Ref140595919 \h </w:instrText>
      </w:r>
      <w:r>
        <w:fldChar w:fldCharType="separate"/>
      </w:r>
      <w:r>
        <w:t xml:space="preserve">Abbildung: </w:t>
      </w:r>
      <w:r>
        <w:rPr>
          <w:noProof/>
        </w:rPr>
        <w:t>6</w:t>
      </w:r>
      <w:r>
        <w:fldChar w:fldCharType="end"/>
      </w:r>
      <w:r>
        <w:t xml:space="preserve"> und </w:t>
      </w:r>
      <w:r>
        <w:fldChar w:fldCharType="begin"/>
      </w:r>
      <w:r>
        <w:instrText xml:space="preserve"> REF _Ref140595931 \h </w:instrText>
      </w:r>
      <w:r>
        <w:fldChar w:fldCharType="separate"/>
      </w:r>
      <w:r>
        <w:rPr>
          <w:noProof/>
        </w:rPr>
        <w:t>7</w:t>
      </w:r>
      <w:r>
        <w:fldChar w:fldCharType="end"/>
      </w:r>
      <w:r w:rsidR="00090CAD">
        <w:t xml:space="preserve"> </w:t>
      </w:r>
      <w:r w:rsidR="00807A44">
        <w:t>ermöglichen</w:t>
      </w:r>
      <w:r w:rsidR="00E2509A">
        <w:t xml:space="preserve"> einen aggregierten Blick auf die Anteile von Ost- und Westdeutschen in den Parlamenten und Regierungen auf Landesebene. </w:t>
      </w:r>
      <w:r w:rsidR="00BD25EC">
        <w:t xml:space="preserve">In der Betrachtung der Anteile an West- und Ostdeutschen Personen in den Landesparlamenten und -regierungen der neuen und alten Bundesländer </w:t>
      </w:r>
      <w:r w:rsidR="00803065">
        <w:t>zeigen</w:t>
      </w:r>
      <w:r w:rsidR="00BD25EC">
        <w:t xml:space="preserve"> sich ebenfalls auffällige Unterschiede. In ost- wie auch in westdeutschen Parlamenten sind durchweg etwa dreiviertel der Abgeordneten aus demselben Teil der Bundesrepublik.</w:t>
      </w:r>
      <w:commentRangeStart w:id="44"/>
      <w:ins w:id="45" w:author="Elias Koch" w:date="2023-09-04T21:01:00Z">
        <w:r w:rsidR="00D2726D">
          <w:rPr>
            <w:rStyle w:val="Funotenzeichen"/>
          </w:rPr>
          <w:footnoteReference w:id="14"/>
        </w:r>
      </w:ins>
      <w:commentRangeEnd w:id="44"/>
      <w:ins w:id="51" w:author="Elias Koch" w:date="2023-09-04T21:07:00Z">
        <w:r w:rsidR="00DB7E5C">
          <w:rPr>
            <w:rStyle w:val="Kommentarzeichen"/>
          </w:rPr>
          <w:commentReference w:id="44"/>
        </w:r>
      </w:ins>
    </w:p>
    <w:p w14:paraId="564EB150" w14:textId="17576362" w:rsidR="00C94466" w:rsidRDefault="00E2509A">
      <w:r>
        <w:t xml:space="preserve">Der Blick auf die Landesregierungen zeigt, </w:t>
      </w:r>
      <w:r w:rsidRPr="00803065">
        <w:t>dass Regierungsposten im Osten mehrheitlich von Ostdeutschen besetzt werden. In den ersten Landesregierungen nach der Wiedervereinigung fanden sich insgesamt etwa 60 Prozent Ostdeutsche und nur 25 Prozent Westdeutsche</w:t>
      </w:r>
      <w:r w:rsidR="00CC6B0D" w:rsidRPr="00803065">
        <w:t>. Umgekehrt spielen Ostdeutsche in westdeutschen Landesregierungen keine Rolle. Ihr höherer Anteil 1990 lässt sich darauf zurückführen, dass zahlreiche Personen zwar im Osten geboren</w:t>
      </w:r>
      <w:r w:rsidR="004E1724" w:rsidRPr="00803065">
        <w:t xml:space="preserve"> wurden</w:t>
      </w:r>
      <w:r w:rsidR="00CC6B0D" w:rsidRPr="00803065">
        <w:t>, aber vor dem Bau der Mauer umsiedelten. Mit dem Ausscheiden dieser Generation sank auch der Anteil Ostdeutscher stetig.</w:t>
      </w:r>
      <w:r w:rsidR="000D7F6D" w:rsidRPr="00803065">
        <w:t xml:space="preserve"> Bemerkenswert ist, dass der Anteil Westdeutscher an Exekutivmitgliedern zuletzt einen neuen Höchststand erreicht hat.</w:t>
      </w:r>
      <w:r w:rsidR="00A9457B" w:rsidRPr="00803065">
        <w:t xml:space="preserve"> 2020 waren</w:t>
      </w:r>
      <w:r w:rsidR="000D7F6D" w:rsidRPr="00803065">
        <w:t xml:space="preserve"> 40 Prozen</w:t>
      </w:r>
      <w:r w:rsidR="00A9457B" w:rsidRPr="00803065">
        <w:t>t der Regierungsmitglieder</w:t>
      </w:r>
      <w:r w:rsidR="00A9457B">
        <w:t xml:space="preserve"> in den </w:t>
      </w:r>
      <w:r w:rsidR="009D75CF">
        <w:t xml:space="preserve">westdeutschen </w:t>
      </w:r>
      <w:r w:rsidR="00A9457B">
        <w:t>Bundesländern geboren.</w:t>
      </w:r>
    </w:p>
    <w:p w14:paraId="78FD2696" w14:textId="50C36BDE" w:rsidR="00A347B9" w:rsidRDefault="00C94466">
      <w:r>
        <w:br w:type="page"/>
      </w:r>
    </w:p>
    <w:p w14:paraId="2821A128" w14:textId="219585E9" w:rsidR="005716B6" w:rsidRDefault="005716B6" w:rsidP="00803065">
      <w:pPr>
        <w:pStyle w:val="berschrift2"/>
      </w:pPr>
      <w:r>
        <w:lastRenderedPageBreak/>
        <w:t>Fazit</w:t>
      </w:r>
    </w:p>
    <w:p w14:paraId="76EA0438" w14:textId="5AC863F5" w:rsidR="00F534FC" w:rsidRDefault="005716B6">
      <w:pPr>
        <w:rPr>
          <w:ins w:id="52" w:author="Elias Koch" w:date="2023-09-04T21:09:00Z"/>
        </w:rPr>
      </w:pPr>
      <w:r>
        <w:t xml:space="preserve">Unsere Research Note legt </w:t>
      </w:r>
      <w:r w:rsidRPr="00803065">
        <w:t xml:space="preserve">mit </w:t>
      </w:r>
      <w:proofErr w:type="spellStart"/>
      <w:r w:rsidR="00E517D4" w:rsidRPr="00803065">
        <w:rPr>
          <w:i/>
        </w:rPr>
        <w:t>StatePol</w:t>
      </w:r>
      <w:proofErr w:type="spellEnd"/>
      <w:r w:rsidRPr="00803065">
        <w:t xml:space="preserve"> eine neue</w:t>
      </w:r>
      <w:r>
        <w:t xml:space="preserve"> Datenbank zur Zusammensetzung von Landesparlamenten und -regierungen in der Bundesrepublik seit 1990 vor. Im Vergleich zu ähnlichen Projekten besteht ihr </w:t>
      </w:r>
      <w:del w:id="53" w:author="Elias Koch" w:date="2023-09-04T21:09:00Z">
        <w:r w:rsidDel="00EA5FEB">
          <w:delText xml:space="preserve">Zusatzbeitrag </w:delText>
        </w:r>
      </w:del>
      <w:ins w:id="54" w:author="Elias Koch" w:date="2023-09-04T21:09:00Z">
        <w:r w:rsidR="00EA5FEB">
          <w:t xml:space="preserve">Alleinstellungsmerkmal </w:t>
        </w:r>
      </w:ins>
      <w:r>
        <w:t xml:space="preserve">insbesondere in der tagesgenauen </w:t>
      </w:r>
      <w:r w:rsidR="00A9457B">
        <w:t xml:space="preserve">Dokumentation der </w:t>
      </w:r>
      <w:r>
        <w:t>Zugehörigkeit</w:t>
      </w:r>
      <w:r w:rsidR="00A9457B">
        <w:t>en</w:t>
      </w:r>
      <w:r>
        <w:t xml:space="preserve"> zu Fraktionen und zu diversen exekutiven und legislativen Ämtern.</w:t>
      </w:r>
      <w:ins w:id="55" w:author="Elias Koch" w:date="2023-09-04T21:22:00Z">
        <w:r w:rsidR="00E4088E">
          <w:t xml:space="preserve"> </w:t>
        </w:r>
        <w:proofErr w:type="spellStart"/>
        <w:r w:rsidR="00E4088E">
          <w:t>StatePol</w:t>
        </w:r>
        <w:proofErr w:type="spellEnd"/>
        <w:r w:rsidR="00E4088E">
          <w:t xml:space="preserve"> stellt hierbei den einzigen Datensatz dar, welcher </w:t>
        </w:r>
        <w:r w:rsidR="002973E7">
          <w:t>t</w:t>
        </w:r>
      </w:ins>
      <w:ins w:id="56" w:author="Elias Koch" w:date="2023-09-04T21:23:00Z">
        <w:r w:rsidR="002973E7">
          <w:t xml:space="preserve">agesgenaue Informationen zu Karriereverläufen in den Fraktionen </w:t>
        </w:r>
      </w:ins>
      <w:ins w:id="57" w:author="Elias Koch" w:date="2023-09-04T21:24:00Z">
        <w:r w:rsidR="00871CD9">
          <w:t>einer Partei, zumal über eine Vielzahl an Parlamente hinweg, nachvollziehen lassen.</w:t>
        </w:r>
      </w:ins>
      <w:ins w:id="58" w:author="Elias Koch" w:date="2023-09-04T21:23:00Z">
        <w:r w:rsidR="002973E7">
          <w:t xml:space="preserve"> </w:t>
        </w:r>
      </w:ins>
      <w:del w:id="59" w:author="Elias Koch" w:date="2023-09-04T21:22:00Z">
        <w:r w:rsidR="004567D1" w:rsidDel="00E4088E">
          <w:delText xml:space="preserve"> </w:delText>
        </w:r>
      </w:del>
      <w:ins w:id="60" w:author="Elias Koch" w:date="2023-09-04T21:10:00Z">
        <w:r w:rsidR="00F534FC">
          <w:t xml:space="preserve">Ein weiterer Vorteil liegt in der Tatsache, dass </w:t>
        </w:r>
        <w:r w:rsidR="00BA4D5C">
          <w:t xml:space="preserve">sie mit den sechzehn deutschen Bundesländern </w:t>
        </w:r>
      </w:ins>
      <w:ins w:id="61" w:author="Elias Koch" w:date="2023-09-04T21:11:00Z">
        <w:r w:rsidR="00BA4D5C">
          <w:t xml:space="preserve">eine große Anzahl an </w:t>
        </w:r>
      </w:ins>
      <w:ins w:id="62" w:author="Elias Koch" w:date="2023-09-04T21:12:00Z">
        <w:r w:rsidR="000D5E47">
          <w:t>institutionell weitestgehend</w:t>
        </w:r>
      </w:ins>
      <w:ins w:id="63" w:author="Elias Koch" w:date="2023-09-04T21:11:00Z">
        <w:r w:rsidR="00BA4D5C">
          <w:t xml:space="preserve"> vergleichbaren </w:t>
        </w:r>
      </w:ins>
      <w:ins w:id="64" w:author="Elias Koch" w:date="2023-09-04T21:12:00Z">
        <w:r w:rsidR="000D5E47">
          <w:t>Untersuchungsgegenst</w:t>
        </w:r>
      </w:ins>
      <w:ins w:id="65" w:author="Elias Koch" w:date="2023-09-04T21:13:00Z">
        <w:r w:rsidR="000D5E47">
          <w:t>änden</w:t>
        </w:r>
      </w:ins>
      <w:ins w:id="66" w:author="Elias Koch" w:date="2023-09-04T21:12:00Z">
        <w:r w:rsidR="000D5E47">
          <w:t xml:space="preserve"> </w:t>
        </w:r>
      </w:ins>
      <w:ins w:id="67" w:author="Elias Koch" w:date="2023-09-04T21:13:00Z">
        <w:r w:rsidR="002C50E3">
          <w:t>bietet</w:t>
        </w:r>
      </w:ins>
      <w:ins w:id="68" w:author="Elias Koch" w:date="2023-09-04T21:16:00Z">
        <w:r w:rsidR="00D92B7B">
          <w:t>, was auf nationaler Ebene in dieser Form nicht möglich ist</w:t>
        </w:r>
      </w:ins>
      <w:ins w:id="69" w:author="Elias Koch" w:date="2023-09-04T21:13:00Z">
        <w:r w:rsidR="002C50E3">
          <w:t>. S</w:t>
        </w:r>
      </w:ins>
      <w:ins w:id="70" w:author="Elias Koch" w:date="2023-09-04T21:12:00Z">
        <w:r w:rsidR="000D5E47">
          <w:t>omit</w:t>
        </w:r>
      </w:ins>
      <w:ins w:id="71" w:author="Elias Koch" w:date="2023-09-04T21:13:00Z">
        <w:r w:rsidR="002C50E3">
          <w:t xml:space="preserve"> kann </w:t>
        </w:r>
        <w:proofErr w:type="spellStart"/>
        <w:r w:rsidR="002C50E3">
          <w:t>StatePol</w:t>
        </w:r>
      </w:ins>
      <w:proofErr w:type="spellEnd"/>
      <w:ins w:id="72" w:author="Elias Koch" w:date="2023-09-04T21:12:00Z">
        <w:r w:rsidR="000D5E47">
          <w:t xml:space="preserve"> </w:t>
        </w:r>
      </w:ins>
      <w:ins w:id="73" w:author="Elias Koch" w:date="2023-09-04T21:14:00Z">
        <w:r w:rsidR="002C50E3">
          <w:t xml:space="preserve">als </w:t>
        </w:r>
      </w:ins>
      <w:ins w:id="74" w:author="Elias Koch" w:date="2023-09-04T21:15:00Z">
        <w:r w:rsidR="00DF06F7">
          <w:t>empirische Grundlage einer</w:t>
        </w:r>
      </w:ins>
      <w:ins w:id="75" w:author="Elias Koch" w:date="2023-09-04T21:14:00Z">
        <w:r w:rsidR="00965539">
          <w:t xml:space="preserve"> Vielzahl an </w:t>
        </w:r>
      </w:ins>
      <w:ins w:id="76" w:author="Elias Koch" w:date="2023-09-04T21:13:00Z">
        <w:r w:rsidR="002C50E3">
          <w:t>empirische</w:t>
        </w:r>
      </w:ins>
      <w:ins w:id="77" w:author="Elias Koch" w:date="2023-09-04T21:14:00Z">
        <w:r w:rsidR="00965539">
          <w:t>n</w:t>
        </w:r>
      </w:ins>
      <w:ins w:id="78" w:author="Elias Koch" w:date="2023-09-04T21:13:00Z">
        <w:r w:rsidR="002C50E3">
          <w:t xml:space="preserve"> </w:t>
        </w:r>
      </w:ins>
      <w:ins w:id="79" w:author="Elias Koch" w:date="2023-09-04T21:15:00Z">
        <w:r w:rsidR="00DF06F7">
          <w:t xml:space="preserve">Auseinandersetzungen mit den Funktionsweisen </w:t>
        </w:r>
      </w:ins>
      <w:ins w:id="80" w:author="Elias Koch" w:date="2023-09-04T21:16:00Z">
        <w:r w:rsidR="00DF06F7">
          <w:t>parlamentarischer Demokratien</w:t>
        </w:r>
      </w:ins>
      <w:ins w:id="81" w:author="Elias Koch" w:date="2023-09-04T21:15:00Z">
        <w:r w:rsidR="00DF06F7">
          <w:t xml:space="preserve"> </w:t>
        </w:r>
      </w:ins>
      <w:ins w:id="82" w:author="Elias Koch" w:date="2023-09-04T21:14:00Z">
        <w:r w:rsidR="00965539">
          <w:t>dienen.</w:t>
        </w:r>
      </w:ins>
    </w:p>
    <w:p w14:paraId="003F1185" w14:textId="5A39CFE9" w:rsidR="005716B6" w:rsidRDefault="004567D1">
      <w:r>
        <w:t xml:space="preserve">Das Potential dieser Datenbank für die Repräsentationsforschung haben wir hier zunächst deskriptiv skizziert. So haben wir auf den bei etwa 30% stagnierenden Anteil von Frauen in den Parlamenten hingewiesen und erhebliche Unterschiede zwischen den Fraktionen identifiziert. Während </w:t>
      </w:r>
      <w:r w:rsidR="00C2556F">
        <w:t xml:space="preserve">die Fraktionen von </w:t>
      </w:r>
      <w:r w:rsidR="00F27728">
        <w:t>Grüne</w:t>
      </w:r>
      <w:r w:rsidR="00C2556F">
        <w:t>n</w:t>
      </w:r>
      <w:r w:rsidR="00F27728">
        <w:t xml:space="preserve"> und Linke</w:t>
      </w:r>
      <w:r w:rsidR="00C2556F">
        <w:t>n</w:t>
      </w:r>
      <w:r w:rsidR="00F27728">
        <w:t xml:space="preserve"> </w:t>
      </w:r>
      <w:r w:rsidR="00DB6720">
        <w:t xml:space="preserve">seit den </w:t>
      </w:r>
      <w:r w:rsidR="00803065">
        <w:t>20</w:t>
      </w:r>
      <w:r w:rsidR="00DB6720">
        <w:t xml:space="preserve">00er Jahren </w:t>
      </w:r>
      <w:r w:rsidR="00C2556F">
        <w:t>annähernd paritätisch besetzt sind,</w:t>
      </w:r>
      <w:r>
        <w:t xml:space="preserve"> finden sich in den Reihen der AfD-Fraktionen </w:t>
      </w:r>
      <w:r w:rsidR="00C2556F">
        <w:t xml:space="preserve">2020 </w:t>
      </w:r>
      <w:r>
        <w:t>nur 10 Prozent Frauen.</w:t>
      </w:r>
    </w:p>
    <w:p w14:paraId="300C030E" w14:textId="2F556417" w:rsidR="004567D1" w:rsidRDefault="004567D1">
      <w:r>
        <w:t xml:space="preserve">Die stetige Zunahme des Durchschnittsalters der deutschen Bevölkerung lässt sich auch an seinen Landtagen ablesen. </w:t>
      </w:r>
      <w:r w:rsidR="00AE6777">
        <w:t xml:space="preserve">Seit 1990 hat sich das Durchschnittsalter der MdL von 48 auf 52 Jahre erhöht. Bemerkenswert ist die </w:t>
      </w:r>
      <w:r w:rsidR="009D75CF">
        <w:t>Alterung</w:t>
      </w:r>
      <w:r w:rsidR="00AE6777">
        <w:t xml:space="preserve"> innerhalb der Fraktionen von </w:t>
      </w:r>
      <w:r w:rsidR="0014116D">
        <w:t xml:space="preserve">Linken </w:t>
      </w:r>
      <w:r w:rsidR="00AE6777">
        <w:t>und Grünen, die in den 1990er Jahren noch ein Durchschnittsalter um die 45 Jahre aufwiesen.</w:t>
      </w:r>
      <w:r w:rsidR="00A9457B">
        <w:t xml:space="preserve"> Die in zahlreichen Sektoren konstatierte Unterrepräsentation Ostdeutscher lässt sich in den ostdeutschen Landesparlamenten und -regierungen in schwächerer Ausprägung feststellen. Die Regierungsmitglieder und insbesondere die Parlamentarier sind mehrheitlich ostdeutscher Herkunft. Es fällt aber auf, dass der Anteil westdeutscher in den Landesregierung zuletzt stark gestiegen ist. Der Eindruck einer Unterrepräsentation wird dadurch verstärkt, dass Ostdeutsche in westdeutschen Parlamenten und Regierungen </w:t>
      </w:r>
      <w:r w:rsidR="00B52949">
        <w:t xml:space="preserve">deskriptiv </w:t>
      </w:r>
      <w:r w:rsidR="00A9457B">
        <w:t>praktisch keine Rolle spielen.</w:t>
      </w:r>
    </w:p>
    <w:p w14:paraId="658B8113" w14:textId="3CABFB71" w:rsidR="008471D8" w:rsidRPr="008471D8" w:rsidRDefault="00DC7C62" w:rsidP="00DE1FB6">
      <w:r>
        <w:t xml:space="preserve">Diese </w:t>
      </w:r>
      <w:r w:rsidR="00DE1FB6">
        <w:t xml:space="preserve">Analyse ist nur ein erster Schritt, um mit </w:t>
      </w:r>
      <w:proofErr w:type="spellStart"/>
      <w:r w:rsidR="00E517D4">
        <w:rPr>
          <w:i/>
        </w:rPr>
        <w:t>StatePol</w:t>
      </w:r>
      <w:proofErr w:type="spellEnd"/>
      <w:r w:rsidR="00DE1FB6">
        <w:t xml:space="preserve"> relevante Dimensionen der (Unter)</w:t>
      </w:r>
      <w:proofErr w:type="spellStart"/>
      <w:r w:rsidR="00DE1FB6">
        <w:t>repräsentation</w:t>
      </w:r>
      <w:proofErr w:type="spellEnd"/>
      <w:r w:rsidR="00DE1FB6">
        <w:t xml:space="preserve"> verschiedener Gruppen zu beleuchten. Künftig können mit den hochaufgelösten Daten bessere Antworten auf zahlreiche Fragen der </w:t>
      </w:r>
      <w:proofErr w:type="spellStart"/>
      <w:r w:rsidR="00DE1FB6">
        <w:t>Repräsenationsforschung</w:t>
      </w:r>
      <w:proofErr w:type="spellEnd"/>
      <w:r w:rsidR="00DE1FB6">
        <w:t xml:space="preserve"> geliefert werden.</w:t>
      </w:r>
      <w:r w:rsidR="008471D8">
        <w:t xml:space="preserve"> Beispielsweise finden Studien, dass Frauen in verschiedenen Sektoren häufig mehr investieren müssen, um Spitzenpositionen zu erreichen</w:t>
      </w:r>
      <w:r w:rsidR="00B95B0D">
        <w:t xml:space="preserve"> O’Brien </w:t>
      </w:r>
      <w:sdt>
        <w:sdtPr>
          <w:alias w:val="To edit, see citavi.com/edit"/>
          <w:tag w:val="CitaviPlaceholder#ed4feeca-23ea-4931-896e-d17ab05e0dec"/>
          <w:id w:val="-1778787398"/>
          <w:placeholder>
            <w:docPart w:val="DefaultPlaceholder_-1854013440"/>
          </w:placeholder>
        </w:sdtPr>
        <w:sdtContent>
          <w:r w:rsidR="00B95B0D">
            <w:fldChar w:fldCharType="begin"/>
          </w:r>
          <w:r w:rsidR="002954B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MjIzOGRjLTRkZmItNDg3OC05MmI0LWZjMzA5OWM1N2U3OCIsIlJhbmdlTGVuZ3RoIjo2LCJSZWZlcmVuY2VJZCI6Ijg5YjRhMDZlLTliNjEtNDliNy04N2QwLWQ5YTU2YjM1OGY0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YWpwcy4xMjE3MyIsIlVyaVN0cmluZyI6Imh0dHBzOi8vZG9pLm9yZy8xMC4xMTExL2FqcHMuMTIxNz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}</w:instrText>
          </w:r>
          <w:r w:rsidR="00B95B0D">
            <w:fldChar w:fldCharType="separate"/>
          </w:r>
          <w:r w:rsidR="00B95B0D">
            <w:t>(2015)</w:t>
          </w:r>
          <w:r w:rsidR="00B95B0D">
            <w:fldChar w:fldCharType="end"/>
          </w:r>
        </w:sdtContent>
      </w:sdt>
      <w:r w:rsidR="00B95B0D">
        <w:t xml:space="preserve"> zeigt solche „</w:t>
      </w:r>
      <w:proofErr w:type="spellStart"/>
      <w:r w:rsidR="00B95B0D">
        <w:t>gendered</w:t>
      </w:r>
      <w:proofErr w:type="spellEnd"/>
      <w:r w:rsidR="00B95B0D">
        <w:t xml:space="preserve"> </w:t>
      </w:r>
      <w:proofErr w:type="spellStart"/>
      <w:r w:rsidR="00B95B0D">
        <w:t>opportunity</w:t>
      </w:r>
      <w:proofErr w:type="spellEnd"/>
      <w:r w:rsidR="00B95B0D">
        <w:t xml:space="preserve"> </w:t>
      </w:r>
      <w:proofErr w:type="spellStart"/>
      <w:r w:rsidR="00B95B0D">
        <w:t>structures</w:t>
      </w:r>
      <w:proofErr w:type="spellEnd"/>
      <w:r w:rsidR="00B95B0D">
        <w:t>“ mit Blick auf die Wahl und Abwahl von Parteivorsitzenden</w:t>
      </w:r>
      <w:r w:rsidR="008471D8">
        <w:t>. Gelingt es Männern</w:t>
      </w:r>
      <w:r w:rsidR="00E16A7D">
        <w:t>, bei sonst gleichen Qualifikationen und Eigenschaften (z. B. Seniorität)</w:t>
      </w:r>
      <w:r w:rsidR="008471D8">
        <w:t xml:space="preserve"> auch in der Landespolitik</w:t>
      </w:r>
      <w:r w:rsidR="00E16A7D">
        <w:t xml:space="preserve"> eher als Frauen Spitzenpositionen zu besetzen? </w:t>
      </w:r>
      <w:r w:rsidR="008471D8">
        <w:t xml:space="preserve">Mit </w:t>
      </w:r>
      <w:proofErr w:type="spellStart"/>
      <w:r w:rsidR="00E517D4">
        <w:rPr>
          <w:i/>
        </w:rPr>
        <w:t>StatePol</w:t>
      </w:r>
      <w:proofErr w:type="spellEnd"/>
      <w:r w:rsidR="008471D8">
        <w:t xml:space="preserve"> kann diese </w:t>
      </w:r>
      <w:r w:rsidR="009D653F">
        <w:t xml:space="preserve">und viele weitere verwandte Fragen </w:t>
      </w:r>
      <w:r w:rsidR="008471D8">
        <w:t>künftig beleuchtet werden.</w:t>
      </w:r>
    </w:p>
    <w:p w14:paraId="20EDB281" w14:textId="7315C742" w:rsidR="00C94466" w:rsidRDefault="00DE1FB6" w:rsidP="00DE1FB6">
      <w:r>
        <w:t xml:space="preserve">Auch für die Forschung zum Nexus zwischen deskriptiver und </w:t>
      </w:r>
      <w:proofErr w:type="gramStart"/>
      <w:r>
        <w:t>substantieller</w:t>
      </w:r>
      <w:proofErr w:type="gramEnd"/>
      <w:r>
        <w:t xml:space="preserve"> Repräsentation kann </w:t>
      </w:r>
      <w:proofErr w:type="spellStart"/>
      <w:r w:rsidR="00E517D4">
        <w:rPr>
          <w:i/>
        </w:rPr>
        <w:t>StatePol</w:t>
      </w:r>
      <w:proofErr w:type="spellEnd"/>
      <w:r>
        <w:t xml:space="preserve"> </w:t>
      </w:r>
      <w:r w:rsidR="00D7303C">
        <w:t>relevant sein</w:t>
      </w:r>
      <w:r>
        <w:t xml:space="preserve">. Zahlreiche Studien beleuchten, inwieweit sich die Zugehörigkeit zu einer Gruppe (z. B. definiert durch Gender oder Herkunft) auch im </w:t>
      </w:r>
      <w:r>
        <w:lastRenderedPageBreak/>
        <w:t xml:space="preserve">Repräsentationshandeln der Parlamentarier niederschlägt </w:t>
      </w:r>
      <w:sdt>
        <w:sdtPr>
          <w:alias w:val="To edit, see citavi.com/edit"/>
          <w:tag w:val="CitaviPlaceholder#1442bfab-2298-485b-993d-794fae21ec2b"/>
          <w:id w:val="-1132710560"/>
          <w:placeholder>
            <w:docPart w:val="DefaultPlaceholder_-1854013440"/>
          </w:placeholder>
        </w:sdtPr>
        <w:sdtContent>
          <w:r>
            <w:fldChar w:fldCharType="begin"/>
          </w:r>
          <w:r w:rsidR="00C77C8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TI3ZTNhLWQzNDQtNGRlMy1iYWQxLTA2MDhjMzRhMWNlMCIsIlJhbmdlTGVuZ3RoIjoxMywiUmVmZXJlbmNlSWQiOiJlMDBiN2M1My01NjNlLTRhNWItODY5OS0yMzM0YzNiMDAyO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OTMvcGEvZ3NhZDAxMSIsIlVyaVN0cmluZyI6Imh0dHBzOi8vZG9pLm9yZy8xMC4xMDkzL3BhL2dzYWQwMT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LYXJlbiIsIkxhc3ROYW1lIjoiQ2VsaXMiLCJQcm90ZWN0ZWQiOmZhbHNlLCJTZXgiOjEsIkNyZWF0ZWRCeSI6Il9DaHJzdCIsIkNyZWF0ZWRPbiI6IjIwMjEtMDYtMTJUMTI6NDg6MjUiLCJNb2RpZmllZEJ5IjoiX0NocnN0IiwiSWQiOiIzYTVlZWUyMS0yOTA3LTQ0MmQtYjZhNS02NzZjNWI5NjdlMDgiLCJNb2RpZmllZE9uIjoiMjAyMS0wNi0xMlQxMjo0ODoyNSIsIlByb2plY3QiOnsiJHJlZiI6IjgifX1dLCJCaWJUZVhLZXkiOiJDZWxpcy4yMDA2IiwiQ2l0YXRpb25LZXlVcGRhdGVUeXBlIjowLCJDb2xsYWJvcmF0b3JzIjpbXSwiRG9pIjoiMTAuMTMwMC9KNTAxdjI4bjAyXzA0IiwiRWRpdG9ycyI6W10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TAuMTMwMC9KNTAxdjI4bjAyXzA0IiwiVXJpU3RyaW5nIjoiaHR0cHM6Ly9kb2kub3JnLzEwLjEzMDAvSjUwMXYyOG4wMl8wN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}</w:instrText>
          </w:r>
          <w:r>
            <w:fldChar w:fldCharType="separate"/>
          </w:r>
          <w:r w:rsidR="00C77C8F">
            <w:t>(Kroeber 2023; Celis 2006)</w:t>
          </w:r>
          <w:r>
            <w:fldChar w:fldCharType="end"/>
          </w:r>
        </w:sdtContent>
      </w:sdt>
      <w:r>
        <w:t xml:space="preserve">. </w:t>
      </w:r>
      <w:r w:rsidR="00450F40">
        <w:t xml:space="preserve">Durch </w:t>
      </w:r>
      <w:proofErr w:type="spellStart"/>
      <w:r w:rsidR="00450F40">
        <w:t>data</w:t>
      </w:r>
      <w:proofErr w:type="spellEnd"/>
      <w:r w:rsidR="00450F40">
        <w:t xml:space="preserve"> </w:t>
      </w:r>
      <w:proofErr w:type="spellStart"/>
      <w:r w:rsidR="00450F40">
        <w:t>linkages</w:t>
      </w:r>
      <w:proofErr w:type="spellEnd"/>
      <w:r w:rsidR="00450F40">
        <w:t xml:space="preserve"> zu parlamentarischen Reden und Aktivitäten (z. B. kleinen Anfragen) </w:t>
      </w:r>
      <w:r w:rsidR="00361CDE">
        <w:t>können</w:t>
      </w:r>
      <w:r w:rsidR="00450F40">
        <w:t xml:space="preserve"> diese </w:t>
      </w:r>
      <w:r w:rsidR="00361CDE">
        <w:t>Fragen für die Landesparlamente und -regierungen künftig besser untersucht werden.</w:t>
      </w:r>
    </w:p>
    <w:p w14:paraId="205AC567" w14:textId="019E77A6" w:rsidR="00DE1FB6" w:rsidRPr="00450F40" w:rsidRDefault="00C94466" w:rsidP="00DE1FB6">
      <w:r>
        <w:br w:type="page"/>
      </w:r>
    </w:p>
    <w:sdt>
      <w:sdtPr>
        <w:rPr>
          <w:b w:val="0"/>
          <w:color w:val="auto"/>
          <w:sz w:val="22"/>
          <w:szCs w:val="22"/>
        </w:rPr>
        <w:tag w:val="CitaviBibliography"/>
        <w:id w:val="-1993092578"/>
        <w:placeholder>
          <w:docPart w:val="DefaultPlaceholder_-1854013440"/>
        </w:placeholder>
      </w:sdtPr>
      <w:sdtContent>
        <w:p w14:paraId="518BD3BD" w14:textId="77777777" w:rsidR="00C77C8F" w:rsidRDefault="006704B8" w:rsidP="00C77C8F">
          <w:pPr>
            <w:pStyle w:val="CitaviBibliographyHeading"/>
            <w:rPr>
              <w:sz w:val="26"/>
            </w:rPr>
          </w:pPr>
          <w:r>
            <w:rPr>
              <w:sz w:val="26"/>
            </w:rPr>
            <w:fldChar w:fldCharType="begin"/>
          </w:r>
          <w:r w:rsidRPr="00E517D4">
            <w:instrText>ADDIN CitaviBibliography</w:instrText>
          </w:r>
          <w:r>
            <w:rPr>
              <w:sz w:val="26"/>
            </w:rPr>
            <w:fldChar w:fldCharType="separate"/>
          </w:r>
          <w:r w:rsidR="00C77C8F">
            <w:rPr>
              <w:sz w:val="26"/>
            </w:rPr>
            <w:t>Literatur</w:t>
          </w:r>
        </w:p>
        <w:p w14:paraId="649E6912" w14:textId="77777777" w:rsidR="00C77C8F" w:rsidRPr="00C77C8F" w:rsidRDefault="00C77C8F" w:rsidP="00C77C8F">
          <w:pPr>
            <w:pStyle w:val="CitaviBibliographyEntry"/>
            <w:rPr>
              <w:lang w:val="en-GB"/>
            </w:rPr>
          </w:pPr>
          <w:bookmarkStart w:id="83" w:name="_CTVL00110cbcad74d7046b18b23771a78a9da5b"/>
          <w:r>
            <w:t xml:space="preserve">Arnesen, Sveinung und Yvette Peters. </w:t>
          </w:r>
          <w:r w:rsidRPr="00C77C8F">
            <w:rPr>
              <w:lang w:val="en-GB"/>
            </w:rPr>
            <w:t>2018. The Legitimacy of Representation: How Descriptive, Formal, and Responsiveness Representation Affect the Acceptability of Political Decisions.</w:t>
          </w:r>
          <w:bookmarkEnd w:id="83"/>
          <w:r w:rsidRPr="00C77C8F">
            <w:rPr>
              <w:lang w:val="en-GB"/>
            </w:rPr>
            <w:t xml:space="preserve"> </w:t>
          </w:r>
          <w:r w:rsidRPr="00C77C8F">
            <w:rPr>
              <w:i/>
              <w:lang w:val="en-GB"/>
            </w:rPr>
            <w:t>Comparative Political Studies</w:t>
          </w:r>
          <w:r w:rsidRPr="00C77C8F">
            <w:rPr>
              <w:lang w:val="en-GB"/>
            </w:rPr>
            <w:t xml:space="preserve"> 51 (7): 868–899. doi: 10.1177/0010414017720702.</w:t>
          </w:r>
        </w:p>
        <w:p w14:paraId="7E7FE116" w14:textId="77777777" w:rsidR="00C77C8F" w:rsidRPr="00C77C8F" w:rsidRDefault="00C77C8F" w:rsidP="00C77C8F">
          <w:pPr>
            <w:pStyle w:val="CitaviBibliographyEntry"/>
            <w:rPr>
              <w:lang w:val="en-GB"/>
            </w:rPr>
          </w:pPr>
          <w:bookmarkStart w:id="84" w:name="_CTVL00163c78540fcbb4b249768bd7c1aa96ded"/>
          <w:r w:rsidRPr="00C77C8F">
            <w:rPr>
              <w:lang w:val="en-GB"/>
            </w:rPr>
            <w:t>Bailer, Stefanie, Christian Breunig, Nathalie Giger und Andreas M. Wüst. 2022. The Diminishing Value of Representing the Disadvantaged: Between Group Representation and Individual Career Paths.</w:t>
          </w:r>
          <w:bookmarkEnd w:id="84"/>
          <w:r w:rsidRPr="00C77C8F">
            <w:rPr>
              <w:lang w:val="en-GB"/>
            </w:rPr>
            <w:t xml:space="preserve"> </w:t>
          </w:r>
          <w:r w:rsidRPr="00C77C8F">
            <w:rPr>
              <w:i/>
              <w:lang w:val="en-GB"/>
            </w:rPr>
            <w:t>British Journal of Political Science</w:t>
          </w:r>
          <w:r w:rsidRPr="00C77C8F">
            <w:rPr>
              <w:lang w:val="en-GB"/>
            </w:rPr>
            <w:t xml:space="preserve"> 52 (2): 535–552. doi: 10.1017/S0007123420000642.</w:t>
          </w:r>
        </w:p>
        <w:p w14:paraId="79E08EFE" w14:textId="77777777" w:rsidR="00C77C8F" w:rsidRPr="00C77C8F" w:rsidRDefault="00C77C8F" w:rsidP="00C77C8F">
          <w:pPr>
            <w:pStyle w:val="CitaviBibliographyEntry"/>
            <w:rPr>
              <w:lang w:val="en-GB"/>
            </w:rPr>
          </w:pPr>
          <w:bookmarkStart w:id="85" w:name="_CTVL001de7ea2c8ecc14f118835bf4c04189fe5"/>
          <w:r w:rsidRPr="00C77C8F">
            <w:rPr>
              <w:lang w:val="en-GB"/>
            </w:rPr>
            <w:t>Bernauer, Julian, Nathalie Giger und Jan Rosset. 2015. Mind the gap: Do proportional electoral systems foster a more equal representation of women and men, poor and rich?</w:t>
          </w:r>
          <w:bookmarkEnd w:id="85"/>
          <w:r w:rsidRPr="00C77C8F">
            <w:rPr>
              <w:lang w:val="en-GB"/>
            </w:rPr>
            <w:t xml:space="preserve"> </w:t>
          </w:r>
          <w:r w:rsidRPr="00C77C8F">
            <w:rPr>
              <w:i/>
              <w:lang w:val="en-GB"/>
            </w:rPr>
            <w:t>International Political Science Review</w:t>
          </w:r>
          <w:r w:rsidRPr="00C77C8F">
            <w:rPr>
              <w:lang w:val="en-GB"/>
            </w:rPr>
            <w:t xml:space="preserve"> 36 (1): 78–98. doi: 10.1177/0192512113498830.</w:t>
          </w:r>
        </w:p>
        <w:p w14:paraId="0491D757" w14:textId="77777777" w:rsidR="00C77C8F" w:rsidRPr="00C77C8F" w:rsidRDefault="00C77C8F" w:rsidP="00C77C8F">
          <w:pPr>
            <w:pStyle w:val="CitaviBibliographyEntry"/>
            <w:rPr>
              <w:lang w:val="en-GB"/>
            </w:rPr>
          </w:pPr>
          <w:bookmarkStart w:id="86" w:name="_CTVL0013c383d8870204ab7a7737ece7bfac0e2"/>
          <w:r w:rsidRPr="00C77C8F">
            <w:rPr>
              <w:lang w:val="en-GB"/>
            </w:rPr>
            <w:t>Bird, Karen, Thomas Saalfeld und Andreas M. Wüst. 2010.</w:t>
          </w:r>
          <w:bookmarkEnd w:id="86"/>
          <w:r w:rsidRPr="00C77C8F">
            <w:rPr>
              <w:lang w:val="en-GB"/>
            </w:rPr>
            <w:t xml:space="preserve"> </w:t>
          </w:r>
          <w:r w:rsidRPr="00C77C8F">
            <w:rPr>
              <w:i/>
              <w:lang w:val="en-GB"/>
            </w:rPr>
            <w:t xml:space="preserve">The Political Representation of Immigrants and Minorities: </w:t>
          </w:r>
          <w:r w:rsidRPr="00C77C8F">
            <w:rPr>
              <w:lang w:val="en-GB"/>
            </w:rPr>
            <w:t>Routledge.</w:t>
          </w:r>
        </w:p>
        <w:p w14:paraId="18D2A556" w14:textId="77777777" w:rsidR="00C77C8F" w:rsidRDefault="00C77C8F" w:rsidP="00C77C8F">
          <w:pPr>
            <w:pStyle w:val="CitaviBibliographyEntry"/>
          </w:pPr>
          <w:bookmarkStart w:id="87" w:name="_CTVL001e816453747d84724a61f3dcd57b25cc1"/>
          <w:r>
            <w:t>Blätte, Andreas und Andreas M. Wüst. 2017. Der migrationsspezifische Einfluss auf parlamentarisches Handeln: Ein Hypothesentest auf der Grundlage von Redebeiträgen der Abgeordneten des Deutschen Bundestags 1996–2013.</w:t>
          </w:r>
          <w:bookmarkEnd w:id="87"/>
          <w:r>
            <w:t xml:space="preserve"> </w:t>
          </w:r>
          <w:r w:rsidRPr="00C77C8F">
            <w:rPr>
              <w:i/>
            </w:rPr>
            <w:t>Politische Vierteljahresschrift</w:t>
          </w:r>
          <w:r w:rsidRPr="00C77C8F">
            <w:t xml:space="preserve"> 58 (2): 205–233. doi: 10.5771/0032-3470-2017-2-205.</w:t>
          </w:r>
        </w:p>
        <w:p w14:paraId="4C2D7A27" w14:textId="77777777" w:rsidR="00C77C8F" w:rsidRDefault="00C77C8F" w:rsidP="00C77C8F">
          <w:pPr>
            <w:pStyle w:val="CitaviBibliographyEntry"/>
          </w:pPr>
          <w:bookmarkStart w:id="88" w:name="_CTVL001e5f62ff2e34848f1b3dd1e7d989d52a2"/>
          <w:r>
            <w:t>Bürklin, Wilhelm und Hilke Rebenstorf. 1997.</w:t>
          </w:r>
          <w:bookmarkEnd w:id="88"/>
          <w:r>
            <w:t xml:space="preserve"> </w:t>
          </w:r>
          <w:r w:rsidRPr="00C77C8F">
            <w:rPr>
              <w:i/>
            </w:rPr>
            <w:t xml:space="preserve">Eliten in Deutschland. </w:t>
          </w:r>
          <w:r w:rsidRPr="00C77C8F">
            <w:t>Wiesbaden: VS Verlag für Sozialwissenschaften.</w:t>
          </w:r>
        </w:p>
        <w:p w14:paraId="0B5C5B58" w14:textId="77777777" w:rsidR="00C77C8F" w:rsidRPr="00C77C8F" w:rsidRDefault="00C77C8F" w:rsidP="00C77C8F">
          <w:pPr>
            <w:pStyle w:val="CitaviBibliographyEntry"/>
            <w:rPr>
              <w:lang w:val="en-GB"/>
            </w:rPr>
          </w:pPr>
          <w:bookmarkStart w:id="89" w:name="_CTVL00164f5fab7bf6f44b88ac8c1ed52e3b158"/>
          <w:r>
            <w:t xml:space="preserve">Cambon, Jesse, Diego Hernangómez, Christopher Belanger und Daniel Possenriede. </w:t>
          </w:r>
          <w:r w:rsidRPr="00C77C8F">
            <w:rPr>
              <w:lang w:val="en-GB"/>
            </w:rPr>
            <w:t>2021. tidygeocoder: An R package for geocoding.</w:t>
          </w:r>
          <w:bookmarkEnd w:id="89"/>
          <w:r w:rsidRPr="00C77C8F">
            <w:rPr>
              <w:lang w:val="en-GB"/>
            </w:rPr>
            <w:t xml:space="preserve"> </w:t>
          </w:r>
          <w:r w:rsidRPr="00C77C8F">
            <w:rPr>
              <w:i/>
              <w:lang w:val="en-GB"/>
            </w:rPr>
            <w:t>Journal of Open Source Software</w:t>
          </w:r>
          <w:r w:rsidRPr="00C77C8F">
            <w:rPr>
              <w:lang w:val="en-GB"/>
            </w:rPr>
            <w:t xml:space="preserve"> 6 (65): 3544. doi: 10.21105/joss.03544.</w:t>
          </w:r>
        </w:p>
        <w:p w14:paraId="003F856B" w14:textId="77777777" w:rsidR="00C77C8F" w:rsidRPr="00C77C8F" w:rsidRDefault="00C77C8F" w:rsidP="00C77C8F">
          <w:pPr>
            <w:pStyle w:val="CitaviBibliographyEntry"/>
            <w:rPr>
              <w:lang w:val="en-GB"/>
            </w:rPr>
          </w:pPr>
          <w:bookmarkStart w:id="90" w:name="_CTVL00177c9342eade246bb867af136ad1fb2dc"/>
          <w:r w:rsidRPr="00C77C8F">
            <w:rPr>
              <w:lang w:val="en-GB"/>
            </w:rPr>
            <w:t>Celis, Karen. 2006. Substantive Representation of Women: The Representation of Women's Interests and the Impact of Descriptive Representation in the Belgian Parliament (1900–1979).</w:t>
          </w:r>
          <w:bookmarkEnd w:id="90"/>
          <w:r w:rsidRPr="00C77C8F">
            <w:rPr>
              <w:lang w:val="en-GB"/>
            </w:rPr>
            <w:t xml:space="preserve"> </w:t>
          </w:r>
          <w:r w:rsidRPr="00C77C8F">
            <w:rPr>
              <w:i/>
              <w:lang w:val="en-GB"/>
            </w:rPr>
            <w:t>Journal of Women, Politics &amp; Policy</w:t>
          </w:r>
          <w:r w:rsidRPr="00C77C8F">
            <w:rPr>
              <w:lang w:val="en-GB"/>
            </w:rPr>
            <w:t xml:space="preserve"> 28 (2): 85–114. doi: 10.1300/J501v28n02_04.</w:t>
          </w:r>
        </w:p>
        <w:p w14:paraId="0E3E2C53" w14:textId="77777777" w:rsidR="00C77C8F" w:rsidRDefault="00C77C8F" w:rsidP="00C77C8F">
          <w:pPr>
            <w:pStyle w:val="CitaviBibliographyEntry"/>
          </w:pPr>
          <w:bookmarkStart w:id="91" w:name="_CTVL00170fd6d02647845929cef28730869b124"/>
          <w:r w:rsidRPr="00C77C8F">
            <w:rPr>
              <w:lang w:val="en-GB"/>
            </w:rPr>
            <w:t>Dahl, Robert Alan. 1971.</w:t>
          </w:r>
          <w:bookmarkEnd w:id="91"/>
          <w:r w:rsidRPr="00C77C8F">
            <w:rPr>
              <w:lang w:val="en-GB"/>
            </w:rPr>
            <w:t xml:space="preserve"> </w:t>
          </w:r>
          <w:r w:rsidRPr="00C77C8F">
            <w:rPr>
              <w:i/>
              <w:lang w:val="en-GB"/>
            </w:rPr>
            <w:t>Polyarchy. Participation and opposition</w:t>
          </w:r>
          <w:r w:rsidRPr="00C77C8F">
            <w:rPr>
              <w:lang w:val="en-GB"/>
            </w:rPr>
            <w:t xml:space="preserve">, 26. Aufl. </w:t>
          </w:r>
          <w:r w:rsidRPr="00C77C8F">
            <w:t>New Haven: Yale Univ. Press.</w:t>
          </w:r>
        </w:p>
        <w:p w14:paraId="7C3FC9A1" w14:textId="77777777" w:rsidR="00C77C8F" w:rsidRPr="00DD7023" w:rsidRDefault="00C77C8F" w:rsidP="00C77C8F">
          <w:pPr>
            <w:pStyle w:val="CitaviBibliographyEntry"/>
            <w:rPr>
              <w:lang w:val="en-GB"/>
            </w:rPr>
          </w:pPr>
          <w:bookmarkStart w:id="92" w:name="_CTVL0018461c64343984332a6ff5cf3f4145585"/>
          <w:r>
            <w:t>Däubler, Thomas. 2017. Das Einstimmen-Mischwahlsystem bei baden-württembergischen Landtagswahlen: Wie fehlende Listen zur ungleichen deskriptiven Repräsentation von Stadt und Land in den Fraktionen beitragen.</w:t>
          </w:r>
          <w:bookmarkEnd w:id="92"/>
          <w:r>
            <w:t xml:space="preserve"> </w:t>
          </w:r>
          <w:r w:rsidRPr="00DD7023">
            <w:rPr>
              <w:i/>
              <w:lang w:val="en-GB"/>
            </w:rPr>
            <w:t>Zeitschrift für Parlamentsfragen</w:t>
          </w:r>
          <w:r w:rsidRPr="00DD7023">
            <w:rPr>
              <w:lang w:val="en-GB"/>
            </w:rPr>
            <w:t xml:space="preserve"> 48 (1): 141–156. doi: 10.5771/0340-1758-2017-1-141.</w:t>
          </w:r>
        </w:p>
        <w:p w14:paraId="491176C3" w14:textId="77777777" w:rsidR="00C77C8F" w:rsidRDefault="00C77C8F" w:rsidP="00C77C8F">
          <w:pPr>
            <w:pStyle w:val="CitaviBibliographyEntry"/>
          </w:pPr>
          <w:bookmarkStart w:id="93" w:name="_CTVL00139813dbe658b46f0b8c769dd2ff3f7a7"/>
          <w:r w:rsidRPr="00DD7023">
            <w:rPr>
              <w:lang w:val="en-GB"/>
            </w:rPr>
            <w:t xml:space="preserve">Debus, Marc und Noam Himmelrath. 2022. Advocates of climate action? </w:t>
          </w:r>
          <w:r w:rsidRPr="00C77C8F">
            <w:rPr>
              <w:lang w:val="en-GB"/>
            </w:rPr>
            <w:t>The age of members of parliament and their activity in legislative debates on climate change.</w:t>
          </w:r>
          <w:bookmarkEnd w:id="93"/>
          <w:r w:rsidRPr="00C77C8F">
            <w:rPr>
              <w:lang w:val="en-GB"/>
            </w:rPr>
            <w:t xml:space="preserve"> </w:t>
          </w:r>
          <w:r w:rsidRPr="00C77C8F">
            <w:rPr>
              <w:i/>
            </w:rPr>
            <w:t>Climate Action</w:t>
          </w:r>
          <w:r w:rsidRPr="00C77C8F">
            <w:t xml:space="preserve"> 1 (1). doi: 10.1007/s44168-022-00017-2.</w:t>
          </w:r>
        </w:p>
        <w:p w14:paraId="3CE05958" w14:textId="77777777" w:rsidR="00C77C8F" w:rsidRDefault="00C77C8F" w:rsidP="00C77C8F">
          <w:pPr>
            <w:pStyle w:val="CitaviBibliographyEntry"/>
          </w:pPr>
          <w:bookmarkStart w:id="94" w:name="_CTVL001750bacdce4f7420bb89951f2daa16e6e"/>
          <w:r>
            <w:t>Deiss-Helbig, Elisa. 2013. „Ich bin einer von Euch“ – Zur Bedeutung sozialer und politischer Kongruenz von Abgeordneten und Bürgern für das Gelingen von Repräsentation.</w:t>
          </w:r>
          <w:bookmarkEnd w:id="94"/>
          <w:r>
            <w:t xml:space="preserve"> </w:t>
          </w:r>
          <w:r w:rsidRPr="00C77C8F">
            <w:rPr>
              <w:i/>
            </w:rPr>
            <w:t>ZParl Zeitschrift für Parlamentsfragen</w:t>
          </w:r>
          <w:r w:rsidRPr="00C77C8F">
            <w:t xml:space="preserve"> 44 (3): 566–580. doi: 10.5771/0340-1758-2013-3-566.</w:t>
          </w:r>
        </w:p>
        <w:p w14:paraId="7E5805EE" w14:textId="77777777" w:rsidR="00C77C8F" w:rsidRPr="00C77C8F" w:rsidRDefault="00C77C8F" w:rsidP="00C77C8F">
          <w:pPr>
            <w:pStyle w:val="CitaviBibliographyEntry"/>
            <w:rPr>
              <w:lang w:val="en-GB"/>
            </w:rPr>
          </w:pPr>
          <w:bookmarkStart w:id="95" w:name="_CTVL0019522c10a8d8f4d2fa7b0ddd8b5c09fda"/>
          <w:r>
            <w:t xml:space="preserve">Dingler, Sarah C., Corinna Kroeber und Jessica Fortin-Rittberger. </w:t>
          </w:r>
          <w:r w:rsidRPr="00DD7023">
            <w:rPr>
              <w:lang w:val="en-GB"/>
            </w:rPr>
            <w:t xml:space="preserve">2019. Do parliaments underrepresent women's policy preferences? </w:t>
          </w:r>
          <w:r w:rsidRPr="00C77C8F">
            <w:rPr>
              <w:lang w:val="en-GB"/>
            </w:rPr>
            <w:t>Exploring gender equality in policy congruence in 21 European democracies.</w:t>
          </w:r>
          <w:bookmarkEnd w:id="95"/>
          <w:r w:rsidRPr="00C77C8F">
            <w:rPr>
              <w:lang w:val="en-GB"/>
            </w:rPr>
            <w:t xml:space="preserve"> </w:t>
          </w:r>
          <w:r w:rsidRPr="00C77C8F">
            <w:rPr>
              <w:i/>
              <w:lang w:val="en-GB"/>
            </w:rPr>
            <w:t>Journal of European Public Policy</w:t>
          </w:r>
          <w:r w:rsidRPr="00C77C8F">
            <w:rPr>
              <w:lang w:val="en-GB"/>
            </w:rPr>
            <w:t xml:space="preserve"> 26 (2): 302–321. doi: 10.1080/13501763.2017.1423104.</w:t>
          </w:r>
        </w:p>
        <w:p w14:paraId="39B28809" w14:textId="77777777" w:rsidR="00C77C8F" w:rsidRPr="00C77C8F" w:rsidRDefault="00C77C8F" w:rsidP="00C77C8F">
          <w:pPr>
            <w:pStyle w:val="CitaviBibliographyEntry"/>
            <w:rPr>
              <w:lang w:val="en-GB"/>
            </w:rPr>
          </w:pPr>
          <w:bookmarkStart w:id="96" w:name="_CTVL0013995c70e3c6845afba714a1fb5e9d865"/>
          <w:r w:rsidRPr="00C77C8F">
            <w:rPr>
              <w:lang w:val="en-GB"/>
            </w:rPr>
            <w:lastRenderedPageBreak/>
            <w:t>Eder, Christina, Jessica Fortin-Rittberger und Corinna Kroeber. 2016. The Higher the Fewer? Patterns of Female Representation Across Levels of Government in Germany.</w:t>
          </w:r>
          <w:bookmarkEnd w:id="96"/>
          <w:r w:rsidRPr="00C77C8F">
            <w:rPr>
              <w:lang w:val="en-GB"/>
            </w:rPr>
            <w:t xml:space="preserve"> </w:t>
          </w:r>
          <w:r w:rsidRPr="00C77C8F">
            <w:rPr>
              <w:i/>
              <w:lang w:val="en-GB"/>
            </w:rPr>
            <w:t>Parliamentary Affairs</w:t>
          </w:r>
          <w:r w:rsidRPr="00C77C8F">
            <w:rPr>
              <w:lang w:val="en-GB"/>
            </w:rPr>
            <w:t xml:space="preserve"> 69 (2): 366–386. doi: 10.1093/pa/gsv021.</w:t>
          </w:r>
        </w:p>
        <w:p w14:paraId="17E7A1FE" w14:textId="77777777" w:rsidR="00C77C8F" w:rsidRDefault="00C77C8F" w:rsidP="00C77C8F">
          <w:pPr>
            <w:pStyle w:val="CitaviBibliographyEntry"/>
          </w:pPr>
          <w:bookmarkStart w:id="97" w:name="_CTVL0014cdd6642274941ec8d65f3fff2f390dc"/>
          <w:r w:rsidRPr="00C77C8F">
            <w:rPr>
              <w:lang w:val="en-GB"/>
            </w:rPr>
            <w:t xml:space="preserve">Elsässer, Lea, Svenja Hense und Armin Schäfer. </w:t>
          </w:r>
          <w:r>
            <w:t>2017. „Dem Deutschen Volke“? Die ungleiche Responsivität des Bundestags.</w:t>
          </w:r>
          <w:bookmarkEnd w:id="97"/>
          <w:r>
            <w:t xml:space="preserve"> </w:t>
          </w:r>
          <w:r w:rsidRPr="00C77C8F">
            <w:rPr>
              <w:i/>
            </w:rPr>
            <w:t>Zeitschrift für Politikwissenschaft</w:t>
          </w:r>
          <w:r w:rsidRPr="00C77C8F">
            <w:t xml:space="preserve"> 27 (2): 161–180. doi: 10.1007/s41358-017-0097-9.</w:t>
          </w:r>
        </w:p>
        <w:p w14:paraId="611A2F1E" w14:textId="77777777" w:rsidR="00C77C8F" w:rsidRPr="00DD7023" w:rsidRDefault="00C77C8F" w:rsidP="00C77C8F">
          <w:pPr>
            <w:pStyle w:val="CitaviBibliographyEntry"/>
            <w:rPr>
              <w:lang w:val="en-GB"/>
            </w:rPr>
          </w:pPr>
          <w:bookmarkStart w:id="98" w:name="_CTVL0011b38465b01b94f4fb6763c59c8ca1aeb"/>
          <w:r>
            <w:t xml:space="preserve">Fetscher, Verena, Philip Manow und Vera E. Troeger. </w:t>
          </w:r>
          <w:r w:rsidRPr="00DD7023">
            <w:rPr>
              <w:lang w:val="en-GB"/>
            </w:rPr>
            <w:t xml:space="preserve">2023. Gendered Policy Making? </w:t>
          </w:r>
          <w:r w:rsidRPr="00C77C8F">
            <w:rPr>
              <w:lang w:val="en-GB"/>
            </w:rPr>
            <w:t>Access of female MPs to legislative committees in German State Legislatures.</w:t>
          </w:r>
          <w:bookmarkEnd w:id="98"/>
          <w:r w:rsidRPr="00C77C8F">
            <w:rPr>
              <w:lang w:val="en-GB"/>
            </w:rPr>
            <w:t xml:space="preserve"> </w:t>
          </w:r>
          <w:r w:rsidRPr="00DD7023">
            <w:rPr>
              <w:i/>
              <w:lang w:val="en-GB"/>
            </w:rPr>
            <w:t>Unpublished manuscript</w:t>
          </w:r>
          <w:r w:rsidRPr="00DD7023">
            <w:rPr>
              <w:lang w:val="en-GB"/>
            </w:rPr>
            <w:t>.</w:t>
          </w:r>
        </w:p>
        <w:p w14:paraId="1CB9F22B" w14:textId="77777777" w:rsidR="00C77C8F" w:rsidRPr="00C77C8F" w:rsidRDefault="00C77C8F" w:rsidP="00C77C8F">
          <w:pPr>
            <w:pStyle w:val="CitaviBibliographyEntry"/>
            <w:rPr>
              <w:lang w:val="en-GB"/>
            </w:rPr>
          </w:pPr>
          <w:bookmarkStart w:id="99" w:name="_CTVL0012a79cd6c38384faa9993275a801fa1a2"/>
          <w:r w:rsidRPr="00DD7023">
            <w:rPr>
              <w:lang w:val="en-GB"/>
            </w:rPr>
            <w:t xml:space="preserve">Gay, Claudine. 2002. Spirals of Trust? </w:t>
          </w:r>
          <w:r w:rsidRPr="00C77C8F">
            <w:rPr>
              <w:lang w:val="en-GB"/>
            </w:rPr>
            <w:t>The Effect of Descriptive Representation on the Relationship between Citizens and Their Government.</w:t>
          </w:r>
          <w:bookmarkEnd w:id="99"/>
          <w:r w:rsidRPr="00C77C8F">
            <w:rPr>
              <w:lang w:val="en-GB"/>
            </w:rPr>
            <w:t xml:space="preserve"> </w:t>
          </w:r>
          <w:r w:rsidRPr="00C77C8F">
            <w:rPr>
              <w:i/>
              <w:lang w:val="en-GB"/>
            </w:rPr>
            <w:t>American Journal of Political Science</w:t>
          </w:r>
          <w:r w:rsidRPr="00C77C8F">
            <w:rPr>
              <w:lang w:val="en-GB"/>
            </w:rPr>
            <w:t xml:space="preserve"> 46 (4): 717. doi: 10.2307/3088429.</w:t>
          </w:r>
        </w:p>
        <w:p w14:paraId="630C1FC6" w14:textId="77777777" w:rsidR="00C77C8F" w:rsidRPr="00C77C8F" w:rsidRDefault="00C77C8F" w:rsidP="00C77C8F">
          <w:pPr>
            <w:pStyle w:val="CitaviBibliographyEntry"/>
            <w:rPr>
              <w:lang w:val="en-GB"/>
            </w:rPr>
          </w:pPr>
          <w:bookmarkStart w:id="100" w:name="_CTVL001f91b43f81526480ba834a2840aca7bd7"/>
          <w:r w:rsidRPr="00C77C8F">
            <w:rPr>
              <w:lang w:val="en-GB"/>
            </w:rPr>
            <w:t>Goebel, Sascha und Simon Munzert. 2020.</w:t>
          </w:r>
          <w:bookmarkEnd w:id="100"/>
          <w:r w:rsidRPr="00C77C8F">
            <w:rPr>
              <w:lang w:val="en-GB"/>
            </w:rPr>
            <w:t xml:space="preserve"> </w:t>
          </w:r>
          <w:r w:rsidRPr="00C77C8F">
            <w:rPr>
              <w:i/>
              <w:lang w:val="en-GB"/>
            </w:rPr>
            <w:t>legislatoR: Interface to the Comparative Legislators Database. R Package version 1.0</w:t>
          </w:r>
          <w:r w:rsidRPr="00C77C8F">
            <w:rPr>
              <w:lang w:val="en-GB"/>
            </w:rPr>
            <w:t>.</w:t>
          </w:r>
        </w:p>
        <w:p w14:paraId="42EEA368" w14:textId="77777777" w:rsidR="00C77C8F" w:rsidRPr="00C77C8F" w:rsidRDefault="00C77C8F" w:rsidP="00C77C8F">
          <w:pPr>
            <w:pStyle w:val="CitaviBibliographyEntry"/>
            <w:rPr>
              <w:lang w:val="en-GB"/>
            </w:rPr>
          </w:pPr>
          <w:bookmarkStart w:id="101" w:name="_CTVL0010b9411978e7c41f8bd9ec83f2dfd688a"/>
          <w:r w:rsidRPr="00C77C8F">
            <w:rPr>
              <w:lang w:val="en-GB"/>
            </w:rPr>
            <w:t>Guillaud, Elvire. 2013. Preferences for redistribution: an empirical analysis over 33 countries.</w:t>
          </w:r>
          <w:bookmarkEnd w:id="101"/>
          <w:r w:rsidRPr="00C77C8F">
            <w:rPr>
              <w:lang w:val="en-GB"/>
            </w:rPr>
            <w:t xml:space="preserve"> </w:t>
          </w:r>
          <w:r w:rsidRPr="00C77C8F">
            <w:rPr>
              <w:i/>
              <w:lang w:val="en-GB"/>
            </w:rPr>
            <w:t>The Journal of Economic Inequality</w:t>
          </w:r>
          <w:r w:rsidRPr="00C77C8F">
            <w:rPr>
              <w:lang w:val="en-GB"/>
            </w:rPr>
            <w:t xml:space="preserve"> 11 (1): 57–78. doi: 10.1007/s10888-011-9205-0.</w:t>
          </w:r>
        </w:p>
        <w:p w14:paraId="60C7B1B6" w14:textId="77777777" w:rsidR="00C77C8F" w:rsidRPr="00C77C8F" w:rsidRDefault="00C77C8F" w:rsidP="00C77C8F">
          <w:pPr>
            <w:pStyle w:val="CitaviBibliographyEntry"/>
            <w:rPr>
              <w:lang w:val="en-GB"/>
            </w:rPr>
          </w:pPr>
          <w:bookmarkStart w:id="102" w:name="_CTVL001cddf96c3df6d4c19ab8ac85a64664373"/>
          <w:r w:rsidRPr="00C77C8F">
            <w:rPr>
              <w:lang w:val="en-GB"/>
            </w:rPr>
            <w:t>Haffert, Lukas. 2021. Unequal Geographic Representation in a Mixed-Member Electoral System: Evidence from the German Bundestag.</w:t>
          </w:r>
          <w:bookmarkEnd w:id="102"/>
          <w:r w:rsidRPr="00C77C8F">
            <w:rPr>
              <w:lang w:val="en-GB"/>
            </w:rPr>
            <w:t xml:space="preserve"> </w:t>
          </w:r>
          <w:r w:rsidRPr="00C77C8F">
            <w:rPr>
              <w:i/>
              <w:lang w:val="en-GB"/>
            </w:rPr>
            <w:t>German Politics</w:t>
          </w:r>
          <w:r w:rsidRPr="00C77C8F">
            <w:rPr>
              <w:lang w:val="en-GB"/>
            </w:rPr>
            <w:t>: 1–25. doi: 10.1080/09644008.2021.1982901.</w:t>
          </w:r>
        </w:p>
        <w:p w14:paraId="575B1308" w14:textId="77777777" w:rsidR="00C77C8F" w:rsidRPr="00C77C8F" w:rsidRDefault="00C77C8F" w:rsidP="00C77C8F">
          <w:pPr>
            <w:pStyle w:val="CitaviBibliographyEntry"/>
            <w:rPr>
              <w:lang w:val="en-GB"/>
            </w:rPr>
          </w:pPr>
          <w:bookmarkStart w:id="103" w:name="_CTVL001c379ccdc4efa4d0d8348154ae5fa45a1"/>
          <w:r w:rsidRPr="00C77C8F">
            <w:rPr>
              <w:lang w:val="en-GB"/>
            </w:rPr>
            <w:t>Hainmueller, Jens und Michael J. Hiscox. 2007. Educated Preferences: Explaining Attitudes Toward Immigration in Europe.</w:t>
          </w:r>
          <w:bookmarkEnd w:id="103"/>
          <w:r w:rsidRPr="00C77C8F">
            <w:rPr>
              <w:lang w:val="en-GB"/>
            </w:rPr>
            <w:t xml:space="preserve"> </w:t>
          </w:r>
          <w:r w:rsidRPr="00C77C8F">
            <w:rPr>
              <w:i/>
              <w:lang w:val="en-GB"/>
            </w:rPr>
            <w:t>International Organization</w:t>
          </w:r>
          <w:r w:rsidRPr="00C77C8F">
            <w:rPr>
              <w:lang w:val="en-GB"/>
            </w:rPr>
            <w:t xml:space="preserve"> 61 (02). doi: 10.1017/S0020818307070142.</w:t>
          </w:r>
        </w:p>
        <w:p w14:paraId="05BA4886" w14:textId="77777777" w:rsidR="00C77C8F" w:rsidRDefault="00C77C8F" w:rsidP="00C77C8F">
          <w:pPr>
            <w:pStyle w:val="CitaviBibliographyEntry"/>
          </w:pPr>
          <w:bookmarkStart w:id="104" w:name="_CTVL0011f32a8c8c754493b95cd6d4b6d0cff2e"/>
          <w:r w:rsidRPr="00C77C8F">
            <w:rPr>
              <w:lang w:val="en-GB"/>
            </w:rPr>
            <w:t>Hakhverdian, Armen, Erika van Elsas, Wouter van der Brug und Theresa Kuhn. 2013. Euroscepticism and education: A longitudinal study of 12 EU member states, 1973–2010.</w:t>
          </w:r>
          <w:bookmarkEnd w:id="104"/>
          <w:r w:rsidRPr="00C77C8F">
            <w:rPr>
              <w:lang w:val="en-GB"/>
            </w:rPr>
            <w:t xml:space="preserve"> </w:t>
          </w:r>
          <w:r w:rsidRPr="00C77C8F">
            <w:rPr>
              <w:i/>
            </w:rPr>
            <w:t>European Union Politics</w:t>
          </w:r>
          <w:r w:rsidRPr="00C77C8F">
            <w:t xml:space="preserve"> 14 (4): 522–541. doi: 10.1177/1465116513489779.</w:t>
          </w:r>
        </w:p>
        <w:p w14:paraId="3B9DE85C" w14:textId="77777777" w:rsidR="00C77C8F" w:rsidRDefault="00C77C8F" w:rsidP="00C77C8F">
          <w:pPr>
            <w:pStyle w:val="CitaviBibliographyEntry"/>
          </w:pPr>
          <w:bookmarkStart w:id="105" w:name="_CTVL0012a852d6be1ae4b7db6dc4b9a88307f63"/>
          <w:r>
            <w:t>Heide, Julian, Thomas Lux und Steffen Mau. 2023.</w:t>
          </w:r>
          <w:bookmarkEnd w:id="105"/>
          <w:r>
            <w:t xml:space="preserve"> </w:t>
          </w:r>
          <w:r w:rsidRPr="00C77C8F">
            <w:rPr>
              <w:i/>
            </w:rPr>
            <w:t>Ost-West-Unterschiede in den Köpfen: Alterität, Konflikt, Anerkennung und Förderung</w:t>
          </w:r>
          <w:r w:rsidRPr="00C77C8F">
            <w:t>.</w:t>
          </w:r>
        </w:p>
        <w:p w14:paraId="528547F3" w14:textId="77777777" w:rsidR="00C77C8F" w:rsidRDefault="00C77C8F" w:rsidP="00C77C8F">
          <w:pPr>
            <w:pStyle w:val="CitaviBibliographyEntry"/>
          </w:pPr>
          <w:bookmarkStart w:id="106" w:name="_CTVL001251972ee11c248f5b417002f5a13616c"/>
          <w:r>
            <w:t xml:space="preserve">Kahle, David und Hadley Wickham. </w:t>
          </w:r>
          <w:r w:rsidRPr="00C77C8F">
            <w:rPr>
              <w:lang w:val="en-GB"/>
            </w:rPr>
            <w:t>2013. ggmap: Spatial Visualization with ggplot2.</w:t>
          </w:r>
          <w:bookmarkEnd w:id="106"/>
          <w:r w:rsidRPr="00C77C8F">
            <w:rPr>
              <w:lang w:val="en-GB"/>
            </w:rPr>
            <w:t xml:space="preserve"> </w:t>
          </w:r>
          <w:r w:rsidRPr="00C77C8F">
            <w:rPr>
              <w:i/>
            </w:rPr>
            <w:t>The R Journal</w:t>
          </w:r>
          <w:r w:rsidRPr="00C77C8F">
            <w:t xml:space="preserve"> 5 (1): 144. doi: 10.32614/RJ-2013-014.</w:t>
          </w:r>
        </w:p>
        <w:p w14:paraId="49D62664" w14:textId="77777777" w:rsidR="00C77C8F" w:rsidRPr="00C77C8F" w:rsidRDefault="00C77C8F" w:rsidP="00C77C8F">
          <w:pPr>
            <w:pStyle w:val="CitaviBibliographyEntry"/>
            <w:rPr>
              <w:lang w:val="en-GB"/>
            </w:rPr>
          </w:pPr>
          <w:bookmarkStart w:id="107" w:name="_CTVL0018b56fa0b8b9d4bb1b90b5cca4b441b1c"/>
          <w:r>
            <w:t>Kollmorgen, Raj. 2015. Außenseiter der Macht. Ostdeutsche in den bundesdeutschen Eliten 1990-2013. In</w:t>
          </w:r>
          <w:bookmarkEnd w:id="107"/>
          <w:r>
            <w:t xml:space="preserve"> </w:t>
          </w:r>
          <w:r w:rsidRPr="00C77C8F">
            <w:rPr>
              <w:i/>
            </w:rPr>
            <w:t>Ein Vierteljahrhundert Deutsche Einheit: Facetten einer unvollendeten Integration</w:t>
          </w:r>
          <w:r w:rsidRPr="00C77C8F">
            <w:t xml:space="preserve">, hrsg. Ulrich Busch und Michael Thomas, 1. Aufl. Abhandlungen der Leibniz-Sozietät der Wissenschaften, Band 42. </w:t>
          </w:r>
          <w:r w:rsidRPr="00C77C8F">
            <w:rPr>
              <w:lang w:val="en-GB"/>
            </w:rPr>
            <w:t>Berlin: Berlin.</w:t>
          </w:r>
        </w:p>
        <w:p w14:paraId="5196A3CA" w14:textId="77777777" w:rsidR="00C77C8F" w:rsidRPr="00C77C8F" w:rsidRDefault="00C77C8F" w:rsidP="00C77C8F">
          <w:pPr>
            <w:pStyle w:val="CitaviBibliographyEntry"/>
            <w:rPr>
              <w:lang w:val="en-GB"/>
            </w:rPr>
          </w:pPr>
          <w:bookmarkStart w:id="108" w:name="_CTVL001e00b7c53563e4a5b86992334c3b0029d"/>
          <w:r w:rsidRPr="00C77C8F">
            <w:rPr>
              <w:lang w:val="en-GB"/>
            </w:rPr>
            <w:t>Kroeber, Corinna. 2023. Gendered Patterns of Committee Assignments—To What Extent Are Women in Parliamentary Party Groups Game Changers?</w:t>
          </w:r>
          <w:bookmarkEnd w:id="108"/>
          <w:r w:rsidRPr="00C77C8F">
            <w:rPr>
              <w:lang w:val="en-GB"/>
            </w:rPr>
            <w:t xml:space="preserve"> </w:t>
          </w:r>
          <w:r w:rsidRPr="00C77C8F">
            <w:rPr>
              <w:i/>
              <w:lang w:val="en-GB"/>
            </w:rPr>
            <w:t xml:space="preserve">Parliamentary Affairs. </w:t>
          </w:r>
          <w:r w:rsidRPr="00C77C8F">
            <w:rPr>
              <w:lang w:val="en-GB"/>
            </w:rPr>
            <w:t>doi: 10.1093/pa/gsad011.</w:t>
          </w:r>
        </w:p>
        <w:p w14:paraId="443D4D7A" w14:textId="77777777" w:rsidR="00C77C8F" w:rsidRPr="00C77C8F" w:rsidRDefault="00C77C8F" w:rsidP="00C77C8F">
          <w:pPr>
            <w:pStyle w:val="CitaviBibliographyEntry"/>
            <w:rPr>
              <w:lang w:val="en-GB"/>
            </w:rPr>
          </w:pPr>
          <w:bookmarkStart w:id="109" w:name="_CTVL0017b7501e8bf3f47008b271167529dcae1"/>
          <w:r w:rsidRPr="00C77C8F">
            <w:rPr>
              <w:lang w:val="en-GB"/>
            </w:rPr>
            <w:t>Magni, Gabriele und Andrew Reynolds. 2021. Voter Preferences and the Political Underrepresentation of Minority Groups: Lesbian, Gay, and Transgender Candidates in Advanced Democracies.</w:t>
          </w:r>
          <w:bookmarkEnd w:id="109"/>
          <w:r w:rsidRPr="00C77C8F">
            <w:rPr>
              <w:lang w:val="en-GB"/>
            </w:rPr>
            <w:t xml:space="preserve"> </w:t>
          </w:r>
          <w:r w:rsidRPr="00C77C8F">
            <w:rPr>
              <w:i/>
              <w:lang w:val="en-GB"/>
            </w:rPr>
            <w:t>The Journal of Politics</w:t>
          </w:r>
          <w:r w:rsidRPr="00C77C8F">
            <w:rPr>
              <w:lang w:val="en-GB"/>
            </w:rPr>
            <w:t xml:space="preserve"> 83 (4): 1199–1215. doi: 10.1086/712142.</w:t>
          </w:r>
        </w:p>
        <w:p w14:paraId="3C7032EA" w14:textId="77777777" w:rsidR="00C77C8F" w:rsidRPr="00C77C8F" w:rsidRDefault="00C77C8F" w:rsidP="00C77C8F">
          <w:pPr>
            <w:pStyle w:val="CitaviBibliographyEntry"/>
            <w:rPr>
              <w:lang w:val="en-GB"/>
            </w:rPr>
          </w:pPr>
          <w:bookmarkStart w:id="110" w:name="_CTVL001ec2e651ad03f4bd7b32a0d0ebf862182"/>
          <w:r w:rsidRPr="00C77C8F">
            <w:rPr>
              <w:lang w:val="en-GB"/>
            </w:rPr>
            <w:t>Mansbridge, Jane. 1999. Should Blacks Represent Blacks and Women Represent Women? A Contingent "Yes".</w:t>
          </w:r>
          <w:bookmarkEnd w:id="110"/>
          <w:r w:rsidRPr="00C77C8F">
            <w:rPr>
              <w:lang w:val="en-GB"/>
            </w:rPr>
            <w:t xml:space="preserve"> </w:t>
          </w:r>
          <w:r w:rsidRPr="00C77C8F">
            <w:rPr>
              <w:i/>
              <w:lang w:val="en-GB"/>
            </w:rPr>
            <w:t>The Journal of Politics</w:t>
          </w:r>
          <w:r w:rsidRPr="00C77C8F">
            <w:rPr>
              <w:lang w:val="en-GB"/>
            </w:rPr>
            <w:t xml:space="preserve"> 61 (3): 628–657.</w:t>
          </w:r>
        </w:p>
        <w:p w14:paraId="32187D7A" w14:textId="77777777" w:rsidR="00C77C8F" w:rsidRDefault="00C77C8F" w:rsidP="00C77C8F">
          <w:pPr>
            <w:pStyle w:val="CitaviBibliographyEntry"/>
          </w:pPr>
          <w:bookmarkStart w:id="111" w:name="_CTVL001122b4b04f47449b18daaf7683eaa9f14"/>
          <w:r w:rsidRPr="00C77C8F">
            <w:rPr>
              <w:lang w:val="en-GB"/>
            </w:rPr>
            <w:t>McClean, Charles T. 2021. Does the Underrepresentation of Young People in Political Institutions Matter for Social Spending?</w:t>
          </w:r>
          <w:bookmarkEnd w:id="111"/>
          <w:r w:rsidRPr="00C77C8F">
            <w:rPr>
              <w:lang w:val="en-GB"/>
            </w:rPr>
            <w:t xml:space="preserve"> </w:t>
          </w:r>
          <w:r w:rsidRPr="00C77C8F">
            <w:rPr>
              <w:i/>
            </w:rPr>
            <w:t>Unpublished manuscript</w:t>
          </w:r>
          <w:r w:rsidRPr="00C77C8F">
            <w:t>.</w:t>
          </w:r>
        </w:p>
        <w:p w14:paraId="4A54D801" w14:textId="77777777" w:rsidR="00C77C8F" w:rsidRPr="00C77C8F" w:rsidRDefault="00C77C8F" w:rsidP="00C77C8F">
          <w:pPr>
            <w:pStyle w:val="CitaviBibliographyEntry"/>
            <w:rPr>
              <w:lang w:val="en-GB"/>
            </w:rPr>
          </w:pPr>
          <w:bookmarkStart w:id="112" w:name="_CTVL001fec2a11f96af49a6854f0785baa85cf3"/>
          <w:r>
            <w:lastRenderedPageBreak/>
            <w:t xml:space="preserve">Mendelberg, Tali, Christopher F. Karpowitz und Nicholas Goedert. </w:t>
          </w:r>
          <w:r w:rsidRPr="00C77C8F">
            <w:rPr>
              <w:lang w:val="en-GB"/>
            </w:rPr>
            <w:t>2014. Does Descriptive Representation Facilitate Women's Distinctive Voice? How Gender Composition and Decision Rules Affect Deliberation.</w:t>
          </w:r>
          <w:bookmarkEnd w:id="112"/>
          <w:r w:rsidRPr="00C77C8F">
            <w:rPr>
              <w:lang w:val="en-GB"/>
            </w:rPr>
            <w:t xml:space="preserve"> </w:t>
          </w:r>
          <w:r w:rsidRPr="00C77C8F">
            <w:rPr>
              <w:i/>
              <w:lang w:val="en-GB"/>
            </w:rPr>
            <w:t>American Journal of Political Science</w:t>
          </w:r>
          <w:r w:rsidRPr="00C77C8F">
            <w:rPr>
              <w:lang w:val="en-GB"/>
            </w:rPr>
            <w:t xml:space="preserve"> 58 (2): 291–306. doi: 10.1111/ajps.12077.</w:t>
          </w:r>
        </w:p>
        <w:p w14:paraId="5C925552" w14:textId="77777777" w:rsidR="00C77C8F" w:rsidRPr="00C77C8F" w:rsidRDefault="00C77C8F" w:rsidP="00C77C8F">
          <w:pPr>
            <w:pStyle w:val="CitaviBibliographyEntry"/>
            <w:rPr>
              <w:lang w:val="en-GB"/>
            </w:rPr>
          </w:pPr>
          <w:bookmarkStart w:id="113" w:name="_CTVL00122b5e165d79349329cbedeb7bb47028a"/>
          <w:r w:rsidRPr="00C77C8F">
            <w:rPr>
              <w:lang w:val="en-GB"/>
            </w:rPr>
            <w:t>Norris, Pippa. 2004.</w:t>
          </w:r>
          <w:bookmarkEnd w:id="113"/>
          <w:r w:rsidRPr="00C77C8F">
            <w:rPr>
              <w:lang w:val="en-GB"/>
            </w:rPr>
            <w:t xml:space="preserve"> </w:t>
          </w:r>
          <w:r w:rsidRPr="00C77C8F">
            <w:rPr>
              <w:i/>
              <w:lang w:val="en-GB"/>
            </w:rPr>
            <w:t xml:space="preserve">Electoral engineering. Voting rules and political behavior. </w:t>
          </w:r>
          <w:r w:rsidRPr="00C77C8F">
            <w:rPr>
              <w:lang w:val="en-GB"/>
            </w:rPr>
            <w:t>Cambridge: Cambridge University Press.</w:t>
          </w:r>
        </w:p>
        <w:p w14:paraId="65417118" w14:textId="77777777" w:rsidR="00C77C8F" w:rsidRPr="00C77C8F" w:rsidRDefault="00C77C8F" w:rsidP="00C77C8F">
          <w:pPr>
            <w:pStyle w:val="CitaviBibliographyEntry"/>
            <w:rPr>
              <w:lang w:val="en-GB"/>
            </w:rPr>
          </w:pPr>
          <w:bookmarkStart w:id="114" w:name="_CTVL00189b4a06e9b6149b787d0d9a56b358f42"/>
          <w:r w:rsidRPr="00C77C8F">
            <w:rPr>
              <w:lang w:val="en-GB"/>
            </w:rPr>
            <w:t>O'Brien, Diana Z. 2015. Rising to the Top: Gender, Political Performance, and Party Leadership in Parliamentary Democracies.</w:t>
          </w:r>
          <w:bookmarkEnd w:id="114"/>
          <w:r w:rsidRPr="00C77C8F">
            <w:rPr>
              <w:lang w:val="en-GB"/>
            </w:rPr>
            <w:t xml:space="preserve"> </w:t>
          </w:r>
          <w:r w:rsidRPr="00C77C8F">
            <w:rPr>
              <w:i/>
              <w:lang w:val="en-GB"/>
            </w:rPr>
            <w:t>American Journal of Political Science</w:t>
          </w:r>
          <w:r w:rsidRPr="00C77C8F">
            <w:rPr>
              <w:lang w:val="en-GB"/>
            </w:rPr>
            <w:t xml:space="preserve"> 59 (4): 1022–1039. doi: 10.1111/ajps.12173.</w:t>
          </w:r>
        </w:p>
        <w:p w14:paraId="720D70A9" w14:textId="77777777" w:rsidR="00C77C8F" w:rsidRPr="00C77C8F" w:rsidRDefault="00C77C8F" w:rsidP="00C77C8F">
          <w:pPr>
            <w:pStyle w:val="CitaviBibliographyEntry"/>
            <w:rPr>
              <w:lang w:val="en-GB"/>
            </w:rPr>
          </w:pPr>
          <w:bookmarkStart w:id="115" w:name="_CTVL001e7d2bf18532a42ec9a65c2623b46d2bf"/>
          <w:r w:rsidRPr="00C77C8F">
            <w:rPr>
              <w:lang w:val="en-GB"/>
            </w:rPr>
            <w:t>Phillips, Anne. 1995.</w:t>
          </w:r>
          <w:bookmarkEnd w:id="115"/>
          <w:r w:rsidRPr="00C77C8F">
            <w:rPr>
              <w:lang w:val="en-GB"/>
            </w:rPr>
            <w:t xml:space="preserve"> </w:t>
          </w:r>
          <w:r w:rsidRPr="00C77C8F">
            <w:rPr>
              <w:i/>
              <w:lang w:val="en-GB"/>
            </w:rPr>
            <w:t>The politics of presence. The political representation of gender, ethnicity, and race</w:t>
          </w:r>
          <w:r w:rsidRPr="00C77C8F">
            <w:rPr>
              <w:lang w:val="en-GB"/>
            </w:rPr>
            <w:t>. Oxford political theory. Oxford: Oxford Univ. Press.</w:t>
          </w:r>
        </w:p>
        <w:p w14:paraId="7AEF112D" w14:textId="77777777" w:rsidR="00C77C8F" w:rsidRPr="00C77C8F" w:rsidRDefault="00C77C8F" w:rsidP="00C77C8F">
          <w:pPr>
            <w:pStyle w:val="CitaviBibliographyEntry"/>
            <w:rPr>
              <w:lang w:val="en-GB"/>
            </w:rPr>
          </w:pPr>
          <w:bookmarkStart w:id="116" w:name="_CTVL0015af189fb352d4194966225d1d3f73b93"/>
          <w:r w:rsidRPr="00C77C8F">
            <w:rPr>
              <w:lang w:val="en-GB"/>
            </w:rPr>
            <w:t>Pitkin, Hanna Fenichel. 1967.</w:t>
          </w:r>
          <w:bookmarkEnd w:id="116"/>
          <w:r w:rsidRPr="00C77C8F">
            <w:rPr>
              <w:lang w:val="en-GB"/>
            </w:rPr>
            <w:t xml:space="preserve"> </w:t>
          </w:r>
          <w:r w:rsidRPr="00C77C8F">
            <w:rPr>
              <w:i/>
              <w:lang w:val="en-GB"/>
            </w:rPr>
            <w:t>The concept of representation</w:t>
          </w:r>
          <w:r w:rsidRPr="00C77C8F">
            <w:rPr>
              <w:lang w:val="en-GB"/>
            </w:rPr>
            <w:t>, 1. Aufl. Berkeley, Calif.: Univ. of California Press.</w:t>
          </w:r>
        </w:p>
        <w:p w14:paraId="790BA855" w14:textId="77777777" w:rsidR="00C77C8F" w:rsidRPr="00C77C8F" w:rsidRDefault="00C77C8F" w:rsidP="00C77C8F">
          <w:pPr>
            <w:pStyle w:val="CitaviBibliographyEntry"/>
            <w:rPr>
              <w:lang w:val="en-GB"/>
            </w:rPr>
          </w:pPr>
          <w:bookmarkStart w:id="117" w:name="_CTVL0012d6fd79c4b9e46b9993c9ac5c4b1adcf"/>
          <w:r w:rsidRPr="00C77C8F">
            <w:rPr>
              <w:lang w:val="en-GB"/>
            </w:rPr>
            <w:t>Rosset, Jan und Christian Stecker. 2019. How well are citizens represented by their governments? Issue congruence and inequality in Europe.</w:t>
          </w:r>
          <w:bookmarkEnd w:id="117"/>
          <w:r w:rsidRPr="00C77C8F">
            <w:rPr>
              <w:lang w:val="en-GB"/>
            </w:rPr>
            <w:t xml:space="preserve"> </w:t>
          </w:r>
          <w:r w:rsidRPr="00C77C8F">
            <w:rPr>
              <w:i/>
              <w:lang w:val="en-GB"/>
            </w:rPr>
            <w:t>European Political Science Review</w:t>
          </w:r>
          <w:r w:rsidRPr="00C77C8F">
            <w:rPr>
              <w:lang w:val="en-GB"/>
            </w:rPr>
            <w:t xml:space="preserve"> 11 (2): 145–160. doi: 10.1017/S1755773919000043.</w:t>
          </w:r>
        </w:p>
        <w:p w14:paraId="0D4C1D2B" w14:textId="77777777" w:rsidR="00C77C8F" w:rsidRPr="00C77C8F" w:rsidRDefault="00C77C8F" w:rsidP="00C77C8F">
          <w:pPr>
            <w:pStyle w:val="CitaviBibliographyEntry"/>
            <w:rPr>
              <w:lang w:val="en-GB"/>
            </w:rPr>
          </w:pPr>
          <w:bookmarkStart w:id="118" w:name="_CTVL001764f3518f4ac41a38025fda6bdefa554"/>
          <w:r w:rsidRPr="00C77C8F">
            <w:rPr>
              <w:lang w:val="en-GB"/>
            </w:rPr>
            <w:t>Snagovsky, Feodor, Woo Chang Kang, Jillian Sheppard und Nicholas Biddle. 2020. Does descriptive representation increase perceptions of legitimacy? Evidence from Australia.</w:t>
          </w:r>
          <w:bookmarkEnd w:id="118"/>
          <w:r w:rsidRPr="00C77C8F">
            <w:rPr>
              <w:lang w:val="en-GB"/>
            </w:rPr>
            <w:t xml:space="preserve"> </w:t>
          </w:r>
          <w:r w:rsidRPr="00C77C8F">
            <w:rPr>
              <w:i/>
              <w:lang w:val="en-GB"/>
            </w:rPr>
            <w:t>Australian Journal of Political Science</w:t>
          </w:r>
          <w:r w:rsidRPr="00C77C8F">
            <w:rPr>
              <w:lang w:val="en-GB"/>
            </w:rPr>
            <w:t xml:space="preserve"> 55 (4): 378–398. doi: 10.1080/10361146.2020.1804834.</w:t>
          </w:r>
        </w:p>
        <w:p w14:paraId="31B12F57" w14:textId="77777777" w:rsidR="00C77C8F" w:rsidRPr="00C77C8F" w:rsidRDefault="00C77C8F" w:rsidP="00C77C8F">
          <w:pPr>
            <w:pStyle w:val="CitaviBibliographyEntry"/>
            <w:rPr>
              <w:lang w:val="en-GB"/>
            </w:rPr>
          </w:pPr>
          <w:bookmarkStart w:id="119" w:name="_CTVL001a82839321d154cca93c139ab59e397e8"/>
          <w:r w:rsidRPr="00C77C8F">
            <w:rPr>
              <w:lang w:val="en-GB"/>
            </w:rPr>
            <w:t>Stockemer, Daniel und Aksel Sundström. 2018. Age representation in parliaments: Can institutions pave the way for the young?</w:t>
          </w:r>
          <w:bookmarkEnd w:id="119"/>
          <w:r w:rsidRPr="00C77C8F">
            <w:rPr>
              <w:lang w:val="en-GB"/>
            </w:rPr>
            <w:t xml:space="preserve"> </w:t>
          </w:r>
          <w:r w:rsidRPr="00C77C8F">
            <w:rPr>
              <w:i/>
              <w:lang w:val="en-GB"/>
            </w:rPr>
            <w:t>European Political Science Review</w:t>
          </w:r>
          <w:r w:rsidRPr="00C77C8F">
            <w:rPr>
              <w:lang w:val="en-GB"/>
            </w:rPr>
            <w:t xml:space="preserve"> 10 (3): 467–490. doi: 10.1017/S1755773918000048.</w:t>
          </w:r>
        </w:p>
        <w:p w14:paraId="083CD5A1" w14:textId="77777777" w:rsidR="00C77C8F" w:rsidRPr="00C77C8F" w:rsidRDefault="00C77C8F" w:rsidP="00C77C8F">
          <w:pPr>
            <w:pStyle w:val="CitaviBibliographyEntry"/>
            <w:rPr>
              <w:lang w:val="en-GB"/>
            </w:rPr>
          </w:pPr>
          <w:bookmarkStart w:id="120" w:name="_CTVL001a4bd5f1fa84a4370a7dbe0b6b09fca6f"/>
          <w:r w:rsidRPr="00C77C8F">
            <w:rPr>
              <w:lang w:val="en-GB"/>
            </w:rPr>
            <w:t>Stockemer, Daniel und Aksel Sundström. 2022. Introducing the Worldwide Age Representation in Parliaments (WARP) data set.</w:t>
          </w:r>
          <w:bookmarkEnd w:id="120"/>
          <w:r w:rsidRPr="00C77C8F">
            <w:rPr>
              <w:lang w:val="en-GB"/>
            </w:rPr>
            <w:t xml:space="preserve"> </w:t>
          </w:r>
          <w:r w:rsidRPr="00C77C8F">
            <w:rPr>
              <w:i/>
              <w:lang w:val="en-GB"/>
            </w:rPr>
            <w:t xml:space="preserve">Social Science Quarterly. </w:t>
          </w:r>
          <w:r w:rsidRPr="00C77C8F">
            <w:rPr>
              <w:lang w:val="en-GB"/>
            </w:rPr>
            <w:t>doi: 10.1111/ssqu.13221.</w:t>
          </w:r>
        </w:p>
        <w:p w14:paraId="64EDAA31" w14:textId="77777777" w:rsidR="00C77C8F" w:rsidRPr="00C77C8F" w:rsidRDefault="00C77C8F" w:rsidP="00C77C8F">
          <w:pPr>
            <w:pStyle w:val="CitaviBibliographyEntry"/>
            <w:rPr>
              <w:lang w:val="en-GB"/>
            </w:rPr>
          </w:pPr>
          <w:bookmarkStart w:id="121" w:name="_CTVL001cb14530177dc42bc8aa86453d14e12c1"/>
          <w:r w:rsidRPr="00C77C8F">
            <w:rPr>
              <w:lang w:val="en-GB"/>
            </w:rPr>
            <w:t>Turner‐Zwinkels, Tomas, Oliver Huwyler, Elena Frech, Philip Manow, Stefanie Bailer, Niels D. Goet und Simon Hug. 2021. Parliaments Day‐by‐Day: A New Open Source Database to Answer the Question of Who Was in What Parliament, Party, and Party‐group, and When.</w:t>
          </w:r>
          <w:bookmarkEnd w:id="121"/>
          <w:r w:rsidRPr="00C77C8F">
            <w:rPr>
              <w:lang w:val="en-GB"/>
            </w:rPr>
            <w:t xml:space="preserve"> </w:t>
          </w:r>
          <w:r w:rsidRPr="00C77C8F">
            <w:rPr>
              <w:i/>
              <w:lang w:val="en-GB"/>
            </w:rPr>
            <w:t xml:space="preserve">Legislative Studies Quarterly. </w:t>
          </w:r>
          <w:r w:rsidRPr="00C77C8F">
            <w:rPr>
              <w:lang w:val="en-GB"/>
            </w:rPr>
            <w:t>doi: 10.1111/lsq.12359.</w:t>
          </w:r>
        </w:p>
        <w:p w14:paraId="1DC3EECA" w14:textId="77777777" w:rsidR="00C77C8F" w:rsidRDefault="00C77C8F" w:rsidP="00C77C8F">
          <w:pPr>
            <w:pStyle w:val="CitaviBibliographyEntry"/>
          </w:pPr>
          <w:bookmarkStart w:id="122" w:name="_CTVL001490b24f41ac8477dafc374884aec7cb8"/>
          <w:r w:rsidRPr="00C77C8F">
            <w:rPr>
              <w:lang w:val="en-GB"/>
            </w:rPr>
            <w:t>Ulbig, Stacy G. 2007. Gendering Municipal Government: Female Descriptive Representation and Feelings of Political Trust.</w:t>
          </w:r>
          <w:bookmarkEnd w:id="122"/>
          <w:r w:rsidRPr="00C77C8F">
            <w:rPr>
              <w:lang w:val="en-GB"/>
            </w:rPr>
            <w:t xml:space="preserve"> </w:t>
          </w:r>
          <w:r w:rsidRPr="00C77C8F">
            <w:rPr>
              <w:i/>
            </w:rPr>
            <w:t>Social Science Quarterly</w:t>
          </w:r>
          <w:r w:rsidRPr="00C77C8F">
            <w:t xml:space="preserve"> 88 (5): 1106–1123. doi: 10.1111/j.1540-6237.2007.00494.x.</w:t>
          </w:r>
        </w:p>
        <w:p w14:paraId="2CB78F2F" w14:textId="77777777" w:rsidR="00C77C8F" w:rsidRPr="00C77C8F" w:rsidRDefault="00C77C8F" w:rsidP="00C77C8F">
          <w:pPr>
            <w:pStyle w:val="CitaviBibliographyEntry"/>
            <w:rPr>
              <w:lang w:val="en-GB"/>
            </w:rPr>
          </w:pPr>
          <w:bookmarkStart w:id="123" w:name="_CTVL001173ec342f979417dbf4e58c91c065f94"/>
          <w:r>
            <w:t xml:space="preserve">Vogel, Lars. 2020. Der geringe Anteil Ostdeutscher in den Eliten – ein verkanntes Problem. https://regierungsforschung.de/der-geringe-anteil-ostdeutscher-in-den-eliten-ein-verkanntes-problem/. </w:t>
          </w:r>
          <w:r w:rsidRPr="00C77C8F">
            <w:rPr>
              <w:lang w:val="en-GB"/>
            </w:rPr>
            <w:t>Zugegriffen: 1. Oktober 2021.</w:t>
          </w:r>
        </w:p>
        <w:p w14:paraId="07992FA8" w14:textId="77777777" w:rsidR="00C77C8F" w:rsidRPr="00C77C8F" w:rsidRDefault="00C77C8F" w:rsidP="00C77C8F">
          <w:pPr>
            <w:pStyle w:val="CitaviBibliographyEntry"/>
            <w:rPr>
              <w:lang w:val="en-GB"/>
            </w:rPr>
          </w:pPr>
          <w:bookmarkStart w:id="124" w:name="_CTVL001467aec75f23d447480228f44e9eb67a3"/>
          <w:bookmarkEnd w:id="123"/>
          <w:r w:rsidRPr="00C77C8F">
            <w:rPr>
              <w:lang w:val="en-GB"/>
            </w:rPr>
            <w:t>Vogel, Lars. 2023. (How) Perceived Descriptive Underrepresentation Decreases Political Support: The Case of East Germans.</w:t>
          </w:r>
          <w:bookmarkEnd w:id="124"/>
          <w:r w:rsidRPr="00C77C8F">
            <w:rPr>
              <w:lang w:val="en-GB"/>
            </w:rPr>
            <w:t xml:space="preserve"> </w:t>
          </w:r>
          <w:r w:rsidRPr="00C77C8F">
            <w:rPr>
              <w:i/>
              <w:lang w:val="en-GB"/>
            </w:rPr>
            <w:t>German Politics</w:t>
          </w:r>
          <w:r w:rsidRPr="00C77C8F">
            <w:rPr>
              <w:lang w:val="en-GB"/>
            </w:rPr>
            <w:t xml:space="preserve"> 32 (1): 169–190.</w:t>
          </w:r>
        </w:p>
        <w:p w14:paraId="43B431BD" w14:textId="77777777" w:rsidR="00C77C8F" w:rsidRPr="00C77C8F" w:rsidRDefault="00C77C8F" w:rsidP="00C77C8F">
          <w:pPr>
            <w:pStyle w:val="CitaviBibliographyEntry"/>
            <w:rPr>
              <w:lang w:val="en-GB"/>
            </w:rPr>
          </w:pPr>
          <w:bookmarkStart w:id="125" w:name="_CTVL0016235a42d6374479e85dc07cfa955dc59"/>
          <w:r w:rsidRPr="00C77C8F">
            <w:rPr>
              <w:lang w:val="en-GB"/>
            </w:rPr>
            <w:t>Wais, Kamil. 2016. Gender Prediction Methods Based on First Names with genderizeR.</w:t>
          </w:r>
          <w:bookmarkEnd w:id="125"/>
          <w:r w:rsidRPr="00C77C8F">
            <w:rPr>
              <w:lang w:val="en-GB"/>
            </w:rPr>
            <w:t xml:space="preserve"> </w:t>
          </w:r>
          <w:r w:rsidRPr="00C77C8F">
            <w:rPr>
              <w:i/>
              <w:lang w:val="en-GB"/>
            </w:rPr>
            <w:t>The R Journal</w:t>
          </w:r>
          <w:r w:rsidRPr="00C77C8F">
            <w:rPr>
              <w:lang w:val="en-GB"/>
            </w:rPr>
            <w:t xml:space="preserve"> 8 (1): 17. doi: 10.32614/RJ-2016-002.</w:t>
          </w:r>
        </w:p>
        <w:p w14:paraId="2C8B122E" w14:textId="77777777" w:rsidR="00C77C8F" w:rsidRPr="00C77C8F" w:rsidRDefault="00C77C8F" w:rsidP="00C77C8F">
          <w:pPr>
            <w:pStyle w:val="CitaviBibliographyEntry"/>
            <w:rPr>
              <w:lang w:val="en-GB"/>
            </w:rPr>
          </w:pPr>
          <w:bookmarkStart w:id="126" w:name="_CTVL0012039457bf34e44608b3374c7b017aeda"/>
          <w:r w:rsidRPr="00C77C8F">
            <w:rPr>
              <w:lang w:val="en-GB"/>
            </w:rPr>
            <w:t>Wängnerud, Lena. 2009. Women in Parliaments: Descriptive and Substantive Representation.</w:t>
          </w:r>
          <w:bookmarkEnd w:id="126"/>
          <w:r w:rsidRPr="00C77C8F">
            <w:rPr>
              <w:lang w:val="en-GB"/>
            </w:rPr>
            <w:t xml:space="preserve"> </w:t>
          </w:r>
          <w:r w:rsidRPr="00C77C8F">
            <w:rPr>
              <w:i/>
              <w:lang w:val="en-GB"/>
            </w:rPr>
            <w:t>Annual Review of Political Science</w:t>
          </w:r>
          <w:r w:rsidRPr="00C77C8F">
            <w:rPr>
              <w:lang w:val="en-GB"/>
            </w:rPr>
            <w:t xml:space="preserve"> 12 (1): 51–69. doi: 10.1146/annurev.polisci.11.053106.123839.</w:t>
          </w:r>
        </w:p>
        <w:p w14:paraId="7B911CCB" w14:textId="77777777" w:rsidR="00C77C8F" w:rsidRPr="00C77C8F" w:rsidRDefault="00C77C8F" w:rsidP="00C77C8F">
          <w:pPr>
            <w:pStyle w:val="CitaviBibliographyEntry"/>
            <w:rPr>
              <w:lang w:val="en-GB"/>
            </w:rPr>
          </w:pPr>
          <w:bookmarkStart w:id="127" w:name="_CTVL00174c3a4da061e475ab103174ca50be752"/>
          <w:r w:rsidRPr="00C77C8F">
            <w:rPr>
              <w:lang w:val="en-GB"/>
            </w:rPr>
            <w:t xml:space="preserve">Wickham, Hadley, Mara Averick, Jennifer Bryan, Winston Chang, Lucy McGowan, Romain François, Garrett Grolemund, Alex Hayes, Lionel Henry, Jim Hester, Max Kuhn, Thomas Pedersen, Evan Miller, Stephan Bache, Kirill Müller, Jeroen Ooms, </w:t>
          </w:r>
          <w:r w:rsidRPr="00C77C8F">
            <w:rPr>
              <w:lang w:val="en-GB"/>
            </w:rPr>
            <w:lastRenderedPageBreak/>
            <w:t>David Robinson, Dana Seidel, Vitalie Spinu, Kohske Takahashi, Davis Vaughan, Claus Wilke, Kara Woo und Hiroaki Yutani. 2019. Welcome to the Tidyverse.</w:t>
          </w:r>
          <w:bookmarkEnd w:id="127"/>
          <w:r w:rsidRPr="00C77C8F">
            <w:rPr>
              <w:lang w:val="en-GB"/>
            </w:rPr>
            <w:t xml:space="preserve"> </w:t>
          </w:r>
          <w:r w:rsidRPr="00C77C8F">
            <w:rPr>
              <w:i/>
              <w:lang w:val="en-GB"/>
            </w:rPr>
            <w:t>Journal of Open Source Software</w:t>
          </w:r>
          <w:r w:rsidRPr="00C77C8F">
            <w:rPr>
              <w:lang w:val="en-GB"/>
            </w:rPr>
            <w:t xml:space="preserve"> 4 (43): 1686. doi: 10.21105/joss.01686.</w:t>
          </w:r>
        </w:p>
        <w:p w14:paraId="68026B63" w14:textId="33352DE0" w:rsidR="00C94466" w:rsidRDefault="00C77C8F" w:rsidP="00C77C8F">
          <w:pPr>
            <w:pStyle w:val="CitaviBibliographyEntry"/>
          </w:pPr>
          <w:bookmarkStart w:id="128" w:name="_CTVL0010bdc90c5d5a74b16a0a28ca51b2e6fa3"/>
          <w:r w:rsidRPr="00C77C8F">
            <w:rPr>
              <w:lang w:val="en-GB"/>
            </w:rPr>
            <w:t>Wüst, Andreas M. 2014. A Lasting Impact? On the Legislative Activities of Immigrant-origin Parliamentarians in Germany.</w:t>
          </w:r>
          <w:bookmarkEnd w:id="128"/>
          <w:r w:rsidRPr="00C77C8F">
            <w:rPr>
              <w:lang w:val="en-GB"/>
            </w:rPr>
            <w:t xml:space="preserve"> </w:t>
          </w:r>
          <w:r w:rsidRPr="00C77C8F">
            <w:rPr>
              <w:i/>
            </w:rPr>
            <w:t>The Journal of Legislative Studies</w:t>
          </w:r>
          <w:r w:rsidRPr="00C77C8F">
            <w:t xml:space="preserve"> 20 (4): 495–515. doi: 10.1080/13572334.2014.907601.</w:t>
          </w:r>
          <w:r w:rsidR="006704B8">
            <w:fldChar w:fldCharType="end"/>
          </w:r>
        </w:p>
      </w:sdtContent>
    </w:sdt>
    <w:p w14:paraId="7AD2FAE2" w14:textId="77777777" w:rsidR="00803065" w:rsidRDefault="00803065">
      <w:pPr>
        <w:rPr>
          <w:b/>
          <w:color w:val="000000" w:themeColor="text1"/>
          <w:sz w:val="28"/>
          <w:szCs w:val="26"/>
        </w:rPr>
      </w:pPr>
      <w:r>
        <w:br w:type="page"/>
      </w:r>
    </w:p>
    <w:p w14:paraId="6953696D" w14:textId="1BD2A364" w:rsidR="00C94466" w:rsidRDefault="00C94466" w:rsidP="00803065">
      <w:pPr>
        <w:pStyle w:val="berschrift2"/>
      </w:pPr>
      <w:r>
        <w:lastRenderedPageBreak/>
        <w:t>Anhang</w:t>
      </w:r>
    </w:p>
    <w:p w14:paraId="565138DE" w14:textId="7DA585D5" w:rsidR="00C94466" w:rsidRDefault="00C94466" w:rsidP="00C94466">
      <w:pPr>
        <w:pStyle w:val="Beschriftung"/>
        <w:keepNext/>
      </w:pPr>
      <w:bookmarkStart w:id="129" w:name="_Ref140582268"/>
      <w:r>
        <w:t xml:space="preserve">Anhang: </w:t>
      </w:r>
      <w:fldSimple w:instr=" SEQ Anhang: \* ARABIC ">
        <w:r>
          <w:rPr>
            <w:noProof/>
          </w:rPr>
          <w:t>1</w:t>
        </w:r>
      </w:fldSimple>
      <w:bookmarkEnd w:id="129"/>
      <w:r>
        <w:t xml:space="preserve"> Frauenanteil nach Mandatstyp</w:t>
      </w:r>
    </w:p>
    <w:p w14:paraId="48FF42B3" w14:textId="4389AC36" w:rsidR="00C94466" w:rsidRDefault="00C94466" w:rsidP="00C94466">
      <w:r>
        <w:rPr>
          <w:noProof/>
        </w:rPr>
        <w:drawing>
          <wp:inline distT="0" distB="0" distL="0" distR="0" wp14:anchorId="63B56F62" wp14:editId="13A06285">
            <wp:extent cx="5760720" cy="4314825"/>
            <wp:effectExtent l="0" t="0" r="0" b="0"/>
            <wp:docPr id="2005471168" name="Grafik 16"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71168" name="Grafik 16" descr="Ein Bild, das Text, Diagramm, Reihe, Zahl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24670DC1" w14:textId="2CDEBB58" w:rsidR="00C94466" w:rsidRDefault="00C94466" w:rsidP="00C94466">
      <w:pPr>
        <w:pStyle w:val="Beschriftung"/>
        <w:keepNext/>
      </w:pPr>
      <w:bookmarkStart w:id="130" w:name="_Ref140582504"/>
      <w:r>
        <w:lastRenderedPageBreak/>
        <w:t xml:space="preserve">Anhang: </w:t>
      </w:r>
      <w:fldSimple w:instr=" SEQ Anhang: \* ARABIC ">
        <w:r>
          <w:rPr>
            <w:noProof/>
          </w:rPr>
          <w:t>2</w:t>
        </w:r>
      </w:fldSimple>
      <w:bookmarkEnd w:id="130"/>
      <w:r>
        <w:t xml:space="preserve"> </w:t>
      </w:r>
      <w:r w:rsidRPr="00A66BD6">
        <w:t>Frauenanteil in den Landesparlamenten und -regierungen</w:t>
      </w:r>
      <w:r>
        <w:t xml:space="preserve"> nach Parteien</w:t>
      </w:r>
      <w:r w:rsidR="00325DCB">
        <w:rPr>
          <w:rStyle w:val="Funotenzeichen"/>
        </w:rPr>
        <w:footnoteReference w:id="15"/>
      </w:r>
    </w:p>
    <w:p w14:paraId="7553ABB3" w14:textId="0C21919D" w:rsidR="00C94466" w:rsidRDefault="00C268C6" w:rsidP="00C94466">
      <w:r>
        <w:rPr>
          <w:noProof/>
        </w:rPr>
        <w:drawing>
          <wp:inline distT="0" distB="0" distL="0" distR="0" wp14:anchorId="7EDBE376" wp14:editId="3FF497B9">
            <wp:extent cx="5760720" cy="4314825"/>
            <wp:effectExtent l="0" t="0" r="5080" b="3175"/>
            <wp:docPr id="1695138965" name="Grafik 10"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38965" name="Grafik 10" descr="Ein Bild, das Text, Diagramm, Reihe, Screensho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6594A556" w14:textId="060E56F2" w:rsidR="00C94466" w:rsidRDefault="00C94466" w:rsidP="00C94466">
      <w:pPr>
        <w:pStyle w:val="Beschriftung"/>
        <w:keepNext/>
      </w:pPr>
      <w:bookmarkStart w:id="131" w:name="_Ref140582753"/>
      <w:r>
        <w:lastRenderedPageBreak/>
        <w:t xml:space="preserve">Anhang: </w:t>
      </w:r>
      <w:fldSimple w:instr=" SEQ Anhang: \* ARABIC ">
        <w:r>
          <w:rPr>
            <w:noProof/>
          </w:rPr>
          <w:t>3</w:t>
        </w:r>
      </w:fldSimple>
      <w:bookmarkEnd w:id="131"/>
      <w:r>
        <w:t xml:space="preserve"> </w:t>
      </w:r>
      <w:r w:rsidRPr="001D731C">
        <w:t>Durchschnittsalter</w:t>
      </w:r>
      <w:r>
        <w:t xml:space="preserve"> </w:t>
      </w:r>
      <w:r w:rsidRPr="001D731C">
        <w:t xml:space="preserve"> </w:t>
      </w:r>
      <w:r>
        <w:t>innerhalb der Parlaments- &amp; Kabinettspositionen</w:t>
      </w:r>
    </w:p>
    <w:p w14:paraId="2880AE84" w14:textId="0A0CC06C" w:rsidR="00C94466" w:rsidRDefault="00DB34DC" w:rsidP="00C94466">
      <w:r>
        <w:rPr>
          <w:noProof/>
        </w:rPr>
        <w:drawing>
          <wp:inline distT="0" distB="0" distL="0" distR="0" wp14:anchorId="263E96A6" wp14:editId="2386ECE1">
            <wp:extent cx="5760720" cy="4314825"/>
            <wp:effectExtent l="0" t="0" r="5080" b="3175"/>
            <wp:docPr id="607614896" name="Grafik 12" descr="Ein Bild, das Text, Reihe, Diagramm, Hand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14896" name="Grafik 12" descr="Ein Bild, das Text, Reihe, Diagramm, Handschrif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14:paraId="2270124C" w14:textId="138E3560" w:rsidR="00C94466" w:rsidRDefault="00C94466" w:rsidP="00C94466">
      <w:pPr>
        <w:pStyle w:val="Beschriftung"/>
        <w:keepNext/>
      </w:pPr>
      <w:bookmarkStart w:id="132" w:name="_Ref140583332"/>
      <w:r>
        <w:lastRenderedPageBreak/>
        <w:t xml:space="preserve">Anhang: </w:t>
      </w:r>
      <w:fldSimple w:instr=" SEQ Anhang: \* ARABIC ">
        <w:r>
          <w:rPr>
            <w:noProof/>
          </w:rPr>
          <w:t>4</w:t>
        </w:r>
      </w:fldSimple>
      <w:bookmarkEnd w:id="132"/>
      <w:r>
        <w:t xml:space="preserve"> Geburtsort der Abgeordneten</w:t>
      </w:r>
    </w:p>
    <w:p w14:paraId="68CCEBCA" w14:textId="5C48A585" w:rsidR="00C94466" w:rsidRPr="00C94466" w:rsidRDefault="00C94466" w:rsidP="00C94466">
      <w:r>
        <w:rPr>
          <w:noProof/>
        </w:rPr>
        <w:drawing>
          <wp:inline distT="0" distB="0" distL="0" distR="0" wp14:anchorId="3090FF04" wp14:editId="279CFD12">
            <wp:extent cx="5760720" cy="4314825"/>
            <wp:effectExtent l="0" t="0" r="0" b="0"/>
            <wp:docPr id="615039899" name="Grafik 20" descr="Ein Bild, das Screenshot, Muster, Tex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9899" name="Grafik 20" descr="Ein Bild, das Screenshot, Muster, Text, Farbigkei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sectPr w:rsidR="00C94466" w:rsidRPr="00C94466">
      <w:headerReference w:type="even" r:id="rId27"/>
      <w:headerReference w:type="default" r:id="rId28"/>
      <w:footerReference w:type="even" r:id="rId29"/>
      <w:footerReference w:type="default" r:id="rId30"/>
      <w:headerReference w:type="first" r:id="rId31"/>
      <w:footerReference w:type="first" r:id="rId32"/>
      <w:pgSz w:w="11906" w:h="16838"/>
      <w:pgMar w:top="1417" w:right="1417" w:bottom="1134" w:left="1417"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tian Stecker" w:date="2023-07-13T11:15:00Z" w:initials="CS">
    <w:p w14:paraId="52D819B1" w14:textId="77777777" w:rsidR="00776AB5" w:rsidRPr="00776AB5" w:rsidRDefault="00776AB5" w:rsidP="00776AB5">
      <w:pPr>
        <w:pStyle w:val="Kommentartext"/>
        <w:rPr>
          <w:lang w:val="en-GB"/>
        </w:rPr>
      </w:pPr>
      <w:r>
        <w:rPr>
          <w:rStyle w:val="Kommentarzeichen"/>
        </w:rPr>
        <w:annotationRef/>
      </w:r>
      <w:r>
        <w:rPr>
          <w:rStyle w:val="Kommentarzeichen"/>
        </w:rPr>
        <w:annotationRef/>
      </w:r>
      <w:hyperlink r:id="rId1" w:history="1">
        <w:r w:rsidRPr="00776AB5">
          <w:rPr>
            <w:rStyle w:val="Hyperlink"/>
            <w:lang w:val="en-GB"/>
          </w:rPr>
          <w:t>https://www.springer.com/journal/11615/submission-guidelines</w:t>
        </w:r>
      </w:hyperlink>
    </w:p>
    <w:p w14:paraId="475E86D3" w14:textId="77777777" w:rsidR="00776AB5" w:rsidRPr="00776AB5" w:rsidRDefault="00776AB5" w:rsidP="00776AB5">
      <w:pPr>
        <w:pStyle w:val="Kommentartext"/>
        <w:rPr>
          <w:lang w:val="en-GB"/>
        </w:rPr>
      </w:pPr>
    </w:p>
    <w:p w14:paraId="1067193B" w14:textId="77777777" w:rsidR="00776AB5" w:rsidRPr="00141178" w:rsidRDefault="00776AB5" w:rsidP="00776AB5">
      <w:pPr>
        <w:pStyle w:val="Kommentartext"/>
        <w:rPr>
          <w:lang w:val="en-GB"/>
        </w:rPr>
      </w:pPr>
      <w:r w:rsidRPr="00141178">
        <w:rPr>
          <w:lang w:val="en-GB"/>
        </w:rPr>
        <w:t>Research Note bis max 6000 Wörter</w:t>
      </w:r>
    </w:p>
    <w:p w14:paraId="5E3FB856" w14:textId="77777777" w:rsidR="00776AB5" w:rsidRPr="00141178" w:rsidRDefault="00776AB5" w:rsidP="00776AB5">
      <w:pPr>
        <w:pStyle w:val="Kommentartext"/>
        <w:rPr>
          <w:lang w:val="en-GB"/>
        </w:rPr>
      </w:pPr>
    </w:p>
    <w:p w14:paraId="4D8F9528" w14:textId="77777777" w:rsidR="00776AB5" w:rsidRPr="00141178" w:rsidRDefault="00776AB5" w:rsidP="00776AB5">
      <w:pPr>
        <w:pStyle w:val="Kommentartext"/>
        <w:rPr>
          <w:lang w:val="en-GB"/>
        </w:rPr>
      </w:pPr>
    </w:p>
    <w:p w14:paraId="60C54A5F" w14:textId="1859F82D" w:rsidR="00776AB5" w:rsidRPr="00141178" w:rsidRDefault="00776AB5">
      <w:pPr>
        <w:pStyle w:val="Kommentartext"/>
        <w:rPr>
          <w:lang w:val="en-GB"/>
        </w:rPr>
      </w:pPr>
    </w:p>
  </w:comment>
  <w:comment w:id="1" w:author="Elias Koch" w:date="2023-09-04T20:52:00Z" w:initials="MOU">
    <w:p w14:paraId="3D1541DB" w14:textId="77777777" w:rsidR="00CD3FC3" w:rsidRDefault="00CD3FC3" w:rsidP="006271E9">
      <w:pPr>
        <w:jc w:val="left"/>
      </w:pPr>
      <w:r>
        <w:rPr>
          <w:rStyle w:val="Kommentarzeichen"/>
        </w:rPr>
        <w:annotationRef/>
      </w:r>
      <w:r>
        <w:rPr>
          <w:color w:val="000000"/>
          <w:sz w:val="20"/>
          <w:szCs w:val="20"/>
        </w:rPr>
        <w:t xml:space="preserve">Sollen wir dieses Paper hier vielleicht noch einbauen? Ganz frisch erschienen :) </w:t>
      </w:r>
    </w:p>
    <w:p w14:paraId="738C4759" w14:textId="77777777" w:rsidR="00CD3FC3" w:rsidRDefault="00CD3FC3" w:rsidP="006271E9">
      <w:pPr>
        <w:jc w:val="left"/>
      </w:pPr>
    </w:p>
    <w:p w14:paraId="4C34CC1F" w14:textId="77777777" w:rsidR="00CD3FC3" w:rsidRDefault="00CD3FC3" w:rsidP="006271E9">
      <w:pPr>
        <w:jc w:val="left"/>
      </w:pPr>
      <w:r>
        <w:rPr>
          <w:color w:val="000000"/>
          <w:sz w:val="20"/>
          <w:szCs w:val="20"/>
        </w:rPr>
        <w:t>https://onlinelibrary.wiley.com/doi/10.1111/lsq.12435?af=R</w:t>
      </w:r>
    </w:p>
  </w:comment>
  <w:comment w:id="2" w:author="Daniel Kuhlen" w:date="2023-09-19T07:49:00Z" w:initials="DK">
    <w:p w14:paraId="22D1AEFB" w14:textId="77777777" w:rsidR="005F7125" w:rsidRDefault="005F7125" w:rsidP="00FD1BD7">
      <w:pPr>
        <w:jc w:val="left"/>
      </w:pPr>
      <w:r>
        <w:rPr>
          <w:rStyle w:val="Kommentarzeichen"/>
        </w:rPr>
        <w:annotationRef/>
      </w:r>
      <w:r>
        <w:rPr>
          <w:color w:val="000000"/>
          <w:sz w:val="20"/>
          <w:szCs w:val="20"/>
        </w:rPr>
        <w:t>Das müssen wir nochmal checken.</w:t>
      </w:r>
    </w:p>
    <w:p w14:paraId="4FCAFE20" w14:textId="77777777" w:rsidR="005F7125" w:rsidRDefault="005F7125" w:rsidP="00FD1BD7">
      <w:pPr>
        <w:jc w:val="left"/>
      </w:pPr>
    </w:p>
  </w:comment>
  <w:comment w:id="3" w:author="Elias Koch" w:date="2023-09-04T17:42:00Z" w:initials="MOU">
    <w:p w14:paraId="3ABDC72E" w14:textId="6E476651" w:rsidR="00F044BE" w:rsidRDefault="00F044BE" w:rsidP="00C428E7">
      <w:pPr>
        <w:jc w:val="left"/>
      </w:pPr>
      <w:r>
        <w:rPr>
          <w:rStyle w:val="Kommentarzeichen"/>
        </w:rPr>
        <w:annotationRef/>
      </w:r>
      <w:r>
        <w:rPr>
          <w:color w:val="000000"/>
          <w:sz w:val="20"/>
          <w:szCs w:val="20"/>
        </w:rPr>
        <w:t>schreibt man das so?</w:t>
      </w:r>
    </w:p>
  </w:comment>
  <w:comment w:id="8" w:author="Elias Koch" w:date="2023-07-14T17:30:00Z" w:initials="EK">
    <w:p w14:paraId="0EB48981" w14:textId="67493A4C" w:rsidR="00682752" w:rsidRDefault="008F59E5" w:rsidP="00B73AFF">
      <w:pPr>
        <w:jc w:val="left"/>
      </w:pPr>
      <w:r>
        <w:rPr>
          <w:rStyle w:val="Kommentarzeichen"/>
        </w:rPr>
        <w:annotationRef/>
      </w:r>
      <w:r w:rsidR="00682752">
        <w:rPr>
          <w:sz w:val="20"/>
          <w:szCs w:val="20"/>
        </w:rPr>
        <w:t>Hier Verweis auf die  anonymisierte Version der Dokumentation einfügen + GitHub</w:t>
      </w:r>
    </w:p>
  </w:comment>
  <w:comment w:id="9" w:author="Elias Koch" w:date="2023-09-04T17:37:00Z" w:initials="MOU">
    <w:p w14:paraId="6D05BC7B" w14:textId="77777777" w:rsidR="00803BFD" w:rsidRDefault="00803BFD" w:rsidP="00B00E59">
      <w:pPr>
        <w:jc w:val="left"/>
      </w:pPr>
      <w:r>
        <w:rPr>
          <w:rStyle w:val="Kommentarzeichen"/>
        </w:rPr>
        <w:annotationRef/>
      </w:r>
      <w:r>
        <w:rPr>
          <w:color w:val="000000"/>
          <w:sz w:val="20"/>
          <w:szCs w:val="20"/>
        </w:rPr>
        <w:t>Link zur Online-Dokumentation</w:t>
      </w:r>
    </w:p>
  </w:comment>
  <w:comment w:id="11" w:author="Elias Koch" w:date="2023-09-04T18:46:00Z" w:initials="MOU">
    <w:p w14:paraId="02ED6C96" w14:textId="77777777" w:rsidR="00302867" w:rsidRDefault="00302867" w:rsidP="000A7D45">
      <w:pPr>
        <w:jc w:val="left"/>
      </w:pPr>
      <w:r>
        <w:rPr>
          <w:rStyle w:val="Kommentarzeichen"/>
        </w:rPr>
        <w:annotationRef/>
      </w:r>
      <w:r>
        <w:rPr>
          <w:color w:val="000000"/>
          <w:sz w:val="20"/>
          <w:szCs w:val="20"/>
        </w:rPr>
        <w:t>Müssen wir das eigentlich validieren, wie Reviewer1 sagt?</w:t>
      </w:r>
    </w:p>
  </w:comment>
  <w:comment w:id="12" w:author="Elias Koch" w:date="2023-09-04T20:59:00Z" w:initials="MOU">
    <w:p w14:paraId="66CC6174" w14:textId="77777777" w:rsidR="00794956" w:rsidRDefault="00794956" w:rsidP="00505821">
      <w:pPr>
        <w:jc w:val="left"/>
      </w:pPr>
      <w:r>
        <w:rPr>
          <w:rStyle w:val="Kommentarzeichen"/>
        </w:rPr>
        <w:annotationRef/>
      </w:r>
      <w:r>
        <w:rPr>
          <w:color w:val="000000"/>
          <w:sz w:val="20"/>
          <w:szCs w:val="20"/>
        </w:rPr>
        <w:t>LegislatoR-Zitation korrigieren</w:t>
      </w:r>
    </w:p>
    <w:p w14:paraId="49C38DE2" w14:textId="77777777" w:rsidR="00794956" w:rsidRDefault="00794956" w:rsidP="00505821">
      <w:pPr>
        <w:jc w:val="left"/>
      </w:pPr>
    </w:p>
    <w:p w14:paraId="3A639F27" w14:textId="77777777" w:rsidR="00794956" w:rsidRDefault="00794956" w:rsidP="00505821">
      <w:pPr>
        <w:jc w:val="left"/>
      </w:pPr>
      <w:r>
        <w:rPr>
          <w:color w:val="000000"/>
          <w:sz w:val="20"/>
          <w:szCs w:val="20"/>
        </w:rPr>
        <w:t>https://www.cambridge.org/core/journals/british-journal-of-political-science/article/abs/comparative-legislators-database/D28BB58A8B2C08C8593DB741F42C18B2</w:t>
      </w:r>
    </w:p>
  </w:comment>
  <w:comment w:id="13" w:author="Elias Koch" w:date="2023-09-04T20:24:00Z" w:initials="MOU">
    <w:p w14:paraId="0D483D5C" w14:textId="69A24071" w:rsidR="005F35A0" w:rsidRDefault="005F35A0" w:rsidP="0027025B">
      <w:pPr>
        <w:jc w:val="left"/>
      </w:pPr>
      <w:r>
        <w:rPr>
          <w:rStyle w:val="Kommentarzeichen"/>
        </w:rPr>
        <w:annotationRef/>
      </w:r>
      <w:r>
        <w:rPr>
          <w:color w:val="000000"/>
          <w:sz w:val="20"/>
          <w:szCs w:val="20"/>
        </w:rPr>
        <w:t>Höhmann hinzufügen</w:t>
      </w:r>
    </w:p>
    <w:p w14:paraId="2766BCD4" w14:textId="77777777" w:rsidR="005F35A0" w:rsidRDefault="005F35A0" w:rsidP="0027025B">
      <w:pPr>
        <w:jc w:val="left"/>
      </w:pPr>
    </w:p>
    <w:p w14:paraId="3EDDF7AB" w14:textId="77777777" w:rsidR="005F35A0" w:rsidRDefault="005F35A0" w:rsidP="0027025B">
      <w:pPr>
        <w:jc w:val="left"/>
      </w:pPr>
      <w:r>
        <w:rPr>
          <w:color w:val="000000"/>
          <w:sz w:val="20"/>
          <w:szCs w:val="20"/>
        </w:rPr>
        <w:t>https://www.cambridge.org/core/journals/european-political-science-review/article/political-parties-issue-salience-and-the-appointment-of-women-cabinet-members/BD7A90977E2A3FA7CBE81A350BD4612D</w:t>
      </w:r>
    </w:p>
  </w:comment>
  <w:comment w:id="24" w:author="Elias Koch" w:date="2023-09-04T20:37:00Z" w:initials="MOU">
    <w:p w14:paraId="4D69D3F2" w14:textId="77777777" w:rsidR="000D18AC" w:rsidRDefault="000D18AC" w:rsidP="005E1CDE">
      <w:pPr>
        <w:jc w:val="left"/>
      </w:pPr>
      <w:r>
        <w:rPr>
          <w:rStyle w:val="Kommentarzeichen"/>
        </w:rPr>
        <w:annotationRef/>
      </w:r>
      <w:r>
        <w:rPr>
          <w:sz w:val="20"/>
          <w:szCs w:val="20"/>
        </w:rPr>
        <w:t>Zitieren: Bundesinstitut für Bevölkerungsforschung (Permalink):</w:t>
      </w:r>
      <w:r>
        <w:rPr>
          <w:sz w:val="20"/>
          <w:szCs w:val="20"/>
        </w:rPr>
        <w:cr/>
      </w:r>
      <w:r>
        <w:rPr>
          <w:sz w:val="20"/>
          <w:szCs w:val="20"/>
        </w:rPr>
        <w:cr/>
      </w:r>
      <w:hyperlink r:id="rId2" w:history="1">
        <w:r w:rsidRPr="005E1CDE">
          <w:rPr>
            <w:rStyle w:val="Hyperlink"/>
            <w:sz w:val="20"/>
            <w:szCs w:val="20"/>
          </w:rPr>
          <w:t>https://www.bib.bund.de/Permalink.html?cms_permaid=1217910</w:t>
        </w:r>
      </w:hyperlink>
      <w:r>
        <w:rPr>
          <w:sz w:val="20"/>
          <w:szCs w:val="20"/>
        </w:rPr>
        <w:t xml:space="preserve"> </w:t>
      </w:r>
    </w:p>
  </w:comment>
  <w:comment w:id="44" w:author="Elias Koch" w:date="2023-09-04T21:07:00Z" w:initials="MOU">
    <w:p w14:paraId="028B7F6D" w14:textId="77777777" w:rsidR="00DB7E5C" w:rsidRDefault="00DB7E5C" w:rsidP="00DB0312">
      <w:pPr>
        <w:jc w:val="left"/>
      </w:pPr>
      <w:r>
        <w:rPr>
          <w:rStyle w:val="Kommentarzeichen"/>
        </w:rPr>
        <w:annotationRef/>
      </w:r>
      <w:r>
        <w:rPr>
          <w:color w:val="000000"/>
          <w:sz w:val="20"/>
          <w:szCs w:val="20"/>
        </w:rPr>
        <w:t>Gerne dieses Argument ein wenig besser ausbauen – ich kriege hier leider keine gute Formullerung zusammen.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C54A5F" w15:done="0"/>
  <w15:commentEx w15:paraId="4C34CC1F" w15:done="0"/>
  <w15:commentEx w15:paraId="4FCAFE20" w15:done="0"/>
  <w15:commentEx w15:paraId="3ABDC72E" w15:done="0"/>
  <w15:commentEx w15:paraId="0EB48981" w15:done="0"/>
  <w15:commentEx w15:paraId="6D05BC7B" w15:done="0"/>
  <w15:commentEx w15:paraId="02ED6C96" w15:done="0"/>
  <w15:commentEx w15:paraId="3A639F27" w15:done="0"/>
  <w15:commentEx w15:paraId="3EDDF7AB" w15:done="0"/>
  <w15:commentEx w15:paraId="4D69D3F2" w15:done="0"/>
  <w15:commentEx w15:paraId="028B7F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A5B50" w16cex:dateUtc="2023-07-13T09:15:00Z"/>
  <w16cex:commentExtensible w16cex:durableId="3A7A1AFF" w16cex:dateUtc="2023-09-04T18:52:00Z"/>
  <w16cex:commentExtensible w16cex:durableId="28B3D10F" w16cex:dateUtc="2023-09-19T05:49:00Z"/>
  <w16cex:commentExtensible w16cex:durableId="70F1D4C8" w16cex:dateUtc="2023-09-04T15:42:00Z"/>
  <w16cex:commentExtensible w16cex:durableId="285C04D3" w16cex:dateUtc="2023-07-14T15:30:00Z"/>
  <w16cex:commentExtensible w16cex:durableId="4DCF5859" w16cex:dateUtc="2023-09-04T15:37:00Z"/>
  <w16cex:commentExtensible w16cex:durableId="6F575861" w16cex:dateUtc="2023-09-04T16:46:00Z"/>
  <w16cex:commentExtensible w16cex:durableId="09F25251" w16cex:dateUtc="2023-09-04T18:59:00Z"/>
  <w16cex:commentExtensible w16cex:durableId="259167B0" w16cex:dateUtc="2023-09-04T18:24:00Z"/>
  <w16cex:commentExtensible w16cex:durableId="4BF32C1D" w16cex:dateUtc="2023-09-04T18:37:00Z"/>
  <w16cex:commentExtensible w16cex:durableId="25618582" w16cex:dateUtc="2023-09-04T19: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C54A5F" w16cid:durableId="285A5B50"/>
  <w16cid:commentId w16cid:paraId="4C34CC1F" w16cid:durableId="3A7A1AFF"/>
  <w16cid:commentId w16cid:paraId="4FCAFE20" w16cid:durableId="28B3D10F"/>
  <w16cid:commentId w16cid:paraId="3ABDC72E" w16cid:durableId="70F1D4C8"/>
  <w16cid:commentId w16cid:paraId="0EB48981" w16cid:durableId="285C04D3"/>
  <w16cid:commentId w16cid:paraId="6D05BC7B" w16cid:durableId="4DCF5859"/>
  <w16cid:commentId w16cid:paraId="02ED6C96" w16cid:durableId="6F575861"/>
  <w16cid:commentId w16cid:paraId="3A639F27" w16cid:durableId="09F25251"/>
  <w16cid:commentId w16cid:paraId="3EDDF7AB" w16cid:durableId="259167B0"/>
  <w16cid:commentId w16cid:paraId="4D69D3F2" w16cid:durableId="4BF32C1D"/>
  <w16cid:commentId w16cid:paraId="028B7F6D" w16cid:durableId="256185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EE381" w14:textId="77777777" w:rsidR="00F16052" w:rsidRDefault="00F16052">
      <w:pPr>
        <w:spacing w:after="0" w:line="240" w:lineRule="auto"/>
      </w:pPr>
      <w:r>
        <w:separator/>
      </w:r>
    </w:p>
  </w:endnote>
  <w:endnote w:type="continuationSeparator" w:id="0">
    <w:p w14:paraId="5D0FF83D" w14:textId="77777777" w:rsidR="00F16052" w:rsidRDefault="00F16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ora">
    <w:panose1 w:val="00000000000000000000"/>
    <w:charset w:val="00"/>
    <w:family w:val="auto"/>
    <w:pitch w:val="variable"/>
    <w:sig w:usb0="A00002FF" w:usb1="5000204B" w:usb2="00000000" w:usb3="00000000" w:csb0="00000097"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D9E57" w14:textId="77777777" w:rsidR="00F01676" w:rsidRDefault="00F01676">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B2A9" w14:textId="77777777" w:rsidR="00F01676" w:rsidRDefault="000E5BC1">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rFonts w:ascii="Calibri" w:hAnsi="Calibri"/>
        <w:color w:val="000000"/>
      </w:rPr>
      <w:instrText>PAGE</w:instrText>
    </w:r>
    <w:r>
      <w:rPr>
        <w:color w:val="000000"/>
      </w:rPr>
      <w:fldChar w:fldCharType="separate"/>
    </w:r>
    <w:r w:rsidR="00A7027F">
      <w:rPr>
        <w:noProof/>
        <w:color w:val="000000"/>
      </w:rPr>
      <w:t>1</w:t>
    </w:r>
    <w:r>
      <w:rPr>
        <w:color w:val="000000"/>
      </w:rPr>
      <w:fldChar w:fldCharType="end"/>
    </w:r>
  </w:p>
  <w:p w14:paraId="32C508D6" w14:textId="77777777" w:rsidR="00F01676" w:rsidRDefault="00F01676">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A693D" w14:textId="77777777" w:rsidR="00F01676" w:rsidRDefault="00F01676">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FA7B2" w14:textId="77777777" w:rsidR="00F16052" w:rsidRDefault="00F16052">
      <w:pPr>
        <w:spacing w:after="0" w:line="240" w:lineRule="auto"/>
      </w:pPr>
      <w:r>
        <w:separator/>
      </w:r>
    </w:p>
  </w:footnote>
  <w:footnote w:type="continuationSeparator" w:id="0">
    <w:p w14:paraId="5FC8159E" w14:textId="77777777" w:rsidR="00F16052" w:rsidRDefault="00F16052">
      <w:pPr>
        <w:spacing w:after="0" w:line="240" w:lineRule="auto"/>
      </w:pPr>
      <w:r>
        <w:continuationSeparator/>
      </w:r>
    </w:p>
  </w:footnote>
  <w:footnote w:id="1">
    <w:p w14:paraId="6BB5EE75" w14:textId="06007A33" w:rsidR="00FA7018" w:rsidRPr="00D80CC2" w:rsidRDefault="00FA7018">
      <w:pPr>
        <w:pStyle w:val="Funotentext"/>
        <w:rPr>
          <w:sz w:val="18"/>
          <w:szCs w:val="18"/>
        </w:rPr>
      </w:pPr>
      <w:r w:rsidRPr="00D80CC2">
        <w:rPr>
          <w:rStyle w:val="Funotenzeichen"/>
          <w:sz w:val="18"/>
          <w:szCs w:val="18"/>
        </w:rPr>
        <w:footnoteRef/>
      </w:r>
      <w:r w:rsidRPr="00D80CC2">
        <w:rPr>
          <w:sz w:val="18"/>
          <w:szCs w:val="18"/>
        </w:rPr>
        <w:t xml:space="preserve"> Die Forschung zur politischen Repräsentation nicht-binärer Genderkategorien steht erst am </w:t>
      </w:r>
      <w:r w:rsidRPr="00E517D4">
        <w:rPr>
          <w:sz w:val="18"/>
          <w:szCs w:val="18"/>
        </w:rPr>
        <w:t>Anfang</w:t>
      </w:r>
      <w:r w:rsidR="0038686A" w:rsidRPr="00D80CC2">
        <w:rPr>
          <w:sz w:val="18"/>
          <w:szCs w:val="18"/>
        </w:rPr>
        <w:t xml:space="preserve"> </w:t>
      </w:r>
      <w:r w:rsidR="00E517D4">
        <w:rPr>
          <w:sz w:val="18"/>
          <w:szCs w:val="18"/>
        </w:rPr>
        <w:t>(</w:t>
      </w:r>
      <w:sdt>
        <w:sdtPr>
          <w:rPr>
            <w:sz w:val="18"/>
            <w:szCs w:val="18"/>
          </w:rPr>
          <w:alias w:val="To edit, see citavi.com/edit"/>
          <w:tag w:val="CitaviPlaceholder#030cc0f3-3587-4c7f-9148-12922370e8c1"/>
          <w:id w:val="-828896855"/>
          <w:placeholder>
            <w:docPart w:val="DefaultPlaceholder_-1854013440"/>
          </w:placeholder>
        </w:sdtPr>
        <w:sdtContent>
          <w:r w:rsidR="0089293F" w:rsidRPr="00D80CC2">
            <w:rPr>
              <w:sz w:val="18"/>
              <w:szCs w:val="18"/>
            </w:rPr>
            <w:fldChar w:fldCharType="begin"/>
          </w:r>
          <w:r w:rsidR="00E517D4">
            <w:rPr>
              <w:sz w:val="18"/>
              <w:szCs w:val="18"/>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OTE0NGE3LWE5NzktNGMzOS04NWYxLTk0Mjc0MjIyMDA4NCIsIlJhbmdlTGVuZ3RoIjoyNSwiUmVmZXJlbmNlSWQiOiI3Yjc1MDFlOC1iZjNmLTQ3MDAtOGIyNy0xMTY3NTI5ZGNh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g2LzcxMjE0MiIsIlVyaVN0cmluZyI6Imh0dHBzOi8vZG9pLm9yZy8xMC4xMDg2LzcxMjE0M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}</w:instrText>
          </w:r>
          <w:r w:rsidR="0089293F" w:rsidRPr="00D80CC2">
            <w:rPr>
              <w:sz w:val="18"/>
              <w:szCs w:val="18"/>
            </w:rPr>
            <w:fldChar w:fldCharType="separate"/>
          </w:r>
          <w:r w:rsidR="00E517D4">
            <w:rPr>
              <w:sz w:val="18"/>
              <w:szCs w:val="18"/>
            </w:rPr>
            <w:t>Magni und Reynolds (2021)</w:t>
          </w:r>
          <w:r w:rsidR="0089293F" w:rsidRPr="00D80CC2">
            <w:rPr>
              <w:sz w:val="18"/>
              <w:szCs w:val="18"/>
            </w:rPr>
            <w:fldChar w:fldCharType="end"/>
          </w:r>
        </w:sdtContent>
      </w:sdt>
      <w:r w:rsidR="00E517D4">
        <w:rPr>
          <w:sz w:val="18"/>
          <w:szCs w:val="18"/>
        </w:rPr>
        <w:t>)</w:t>
      </w:r>
      <w:r w:rsidRPr="00D80CC2">
        <w:rPr>
          <w:sz w:val="18"/>
          <w:szCs w:val="18"/>
        </w:rPr>
        <w:t>.</w:t>
      </w:r>
    </w:p>
  </w:footnote>
  <w:footnote w:id="2">
    <w:p w14:paraId="64E5A723" w14:textId="46B892FD" w:rsidR="000770B3" w:rsidRDefault="000770B3">
      <w:pPr>
        <w:pStyle w:val="Funotentext"/>
      </w:pPr>
      <w:r>
        <w:rPr>
          <w:rStyle w:val="Funotenzeichen"/>
        </w:rPr>
        <w:footnoteRef/>
      </w:r>
      <w:r>
        <w:t xml:space="preserve"> Entsprechend </w:t>
      </w:r>
      <w:r w:rsidR="00655354">
        <w:t>sind im Datensatz eine ganze Reihe an westdeutschen Landesparlamente enthalten, welche sich bereits in der zweiten Hälfte der 1980er Jahre konstituierten, um eine vollständige Abdeckung sicherzustellen.</w:t>
      </w:r>
    </w:p>
  </w:footnote>
  <w:footnote w:id="3">
    <w:p w14:paraId="21A43BE4" w14:textId="25108190" w:rsidR="001B0371" w:rsidRPr="00D80CC2" w:rsidRDefault="001B0371" w:rsidP="001B0371">
      <w:pPr>
        <w:spacing w:after="60" w:line="240" w:lineRule="auto"/>
        <w:rPr>
          <w:rFonts w:eastAsia="Lora" w:cs="Lora"/>
          <w:sz w:val="18"/>
          <w:szCs w:val="18"/>
        </w:rPr>
      </w:pPr>
      <w:r w:rsidRPr="00D80CC2">
        <w:rPr>
          <w:sz w:val="18"/>
          <w:szCs w:val="18"/>
          <w:vertAlign w:val="superscript"/>
        </w:rPr>
        <w:footnoteRef/>
      </w:r>
      <w:r w:rsidRPr="00D80CC2">
        <w:rPr>
          <w:sz w:val="18"/>
          <w:szCs w:val="18"/>
        </w:rPr>
        <w:t xml:space="preserve"> </w:t>
      </w:r>
      <w:r w:rsidR="00803BFD">
        <w:rPr>
          <w:rFonts w:eastAsia="Lora" w:cs="Lora"/>
          <w:sz w:val="18"/>
          <w:szCs w:val="18"/>
        </w:rPr>
        <w:t>Die Onlinedokumentation findet sich unter diesem Link und wird fortlaufend aktualisiert:</w:t>
      </w:r>
    </w:p>
  </w:footnote>
  <w:footnote w:id="4">
    <w:p w14:paraId="65EFB575" w14:textId="6AF3BDD4" w:rsidR="00AD3D46" w:rsidRPr="00D80CC2" w:rsidRDefault="00AD3D46" w:rsidP="00AD3D46">
      <w:pPr>
        <w:pStyle w:val="Funotentext"/>
        <w:rPr>
          <w:sz w:val="18"/>
          <w:szCs w:val="18"/>
        </w:rPr>
      </w:pPr>
      <w:r w:rsidRPr="00D80CC2">
        <w:rPr>
          <w:rStyle w:val="Funotenzeichen"/>
          <w:sz w:val="18"/>
          <w:szCs w:val="18"/>
        </w:rPr>
        <w:footnoteRef/>
      </w:r>
      <w:r w:rsidRPr="00D80CC2">
        <w:rPr>
          <w:sz w:val="18"/>
          <w:szCs w:val="18"/>
        </w:rPr>
        <w:t xml:space="preserve"> Die Identifikation der Personen erfolgt zudem über deren Wikipedia-Handle, die robust ist gegenüber verschiedenen Schreibweisen und Namensänderungen.</w:t>
      </w:r>
    </w:p>
  </w:footnote>
  <w:footnote w:id="5">
    <w:p w14:paraId="2D6D4C70" w14:textId="0A09FAC8" w:rsidR="00C4191D" w:rsidRDefault="00C4191D">
      <w:pPr>
        <w:pStyle w:val="Funotentext"/>
      </w:pPr>
      <w:r>
        <w:rPr>
          <w:rStyle w:val="Funotenzeichen"/>
        </w:rPr>
        <w:footnoteRef/>
      </w:r>
      <w:r>
        <w:t xml:space="preserve"> </w:t>
      </w:r>
      <w:r>
        <w:rPr>
          <w:rFonts w:eastAsia="Lora" w:cs="Lora"/>
        </w:rPr>
        <w:t xml:space="preserve">Zur Erfassung der Regierungsmitglieder haben wir direkt die </w:t>
      </w:r>
      <w:r w:rsidR="00302867">
        <w:rPr>
          <w:rFonts w:eastAsia="Lora" w:cs="Lora"/>
        </w:rPr>
        <w:t>Einträge</w:t>
      </w:r>
      <w:r>
        <w:rPr>
          <w:rFonts w:eastAsia="Lora" w:cs="Lora"/>
        </w:rPr>
        <w:t xml:space="preserve"> der jeweiligen Kabinette</w:t>
      </w:r>
      <w:r w:rsidR="00302867">
        <w:rPr>
          <w:rFonts w:eastAsia="Lora" w:cs="Lora"/>
        </w:rPr>
        <w:t xml:space="preserve"> in der Wikipedia</w:t>
      </w:r>
      <w:r>
        <w:rPr>
          <w:rFonts w:eastAsia="Lora" w:cs="Lora"/>
        </w:rPr>
        <w:t xml:space="preserve"> herangezogen, wodurch diesbezügliche Informationen.</w:t>
      </w:r>
    </w:p>
  </w:footnote>
  <w:footnote w:id="6">
    <w:p w14:paraId="655F5813" w14:textId="0E2C748C" w:rsidR="00525B22" w:rsidRDefault="00525B22">
      <w:pPr>
        <w:pStyle w:val="Funotentext"/>
      </w:pPr>
      <w:r>
        <w:rPr>
          <w:rStyle w:val="Funotenzeichen"/>
        </w:rPr>
        <w:footnoteRef/>
      </w:r>
      <w:r>
        <w:t xml:space="preserve"> </w:t>
      </w:r>
      <w:r w:rsidR="00435214">
        <w:t xml:space="preserve">And dieser Stelle gilt unser Dank den </w:t>
      </w:r>
      <w:proofErr w:type="spellStart"/>
      <w:r w:rsidR="00435214">
        <w:t>Mitarbeiter:innen</w:t>
      </w:r>
      <w:proofErr w:type="spellEnd"/>
      <w:r w:rsidR="00435214">
        <w:t xml:space="preserve"> der Bibliothek des Berliner Abgeordnetenhauses, welche </w:t>
      </w:r>
      <w:r w:rsidR="00E76CBE">
        <w:t>dieses Projekt</w:t>
      </w:r>
      <w:r w:rsidR="00435214">
        <w:t xml:space="preserve"> </w:t>
      </w:r>
      <w:r w:rsidR="000C7110">
        <w:t xml:space="preserve">mit der Bereitstellung einer Vielzahl an teils schwer erhältlichen Parlamentshandbüchern </w:t>
      </w:r>
      <w:r w:rsidR="00E76CBE">
        <w:t>über mehrere Monate hinweg unterstützt haben.</w:t>
      </w:r>
    </w:p>
  </w:footnote>
  <w:footnote w:id="7">
    <w:p w14:paraId="5F2EEF4A" w14:textId="77777777" w:rsidR="00820854" w:rsidRPr="00D80CC2" w:rsidRDefault="00820854" w:rsidP="00820854">
      <w:pPr>
        <w:spacing w:after="0" w:line="240" w:lineRule="auto"/>
        <w:rPr>
          <w:rFonts w:eastAsia="Lora" w:cs="Lora"/>
          <w:sz w:val="18"/>
          <w:szCs w:val="18"/>
        </w:rPr>
      </w:pPr>
      <w:r w:rsidRPr="00D80CC2">
        <w:rPr>
          <w:sz w:val="18"/>
          <w:szCs w:val="18"/>
          <w:vertAlign w:val="superscript"/>
        </w:rPr>
        <w:footnoteRef/>
      </w:r>
      <w:r w:rsidRPr="00D80CC2">
        <w:rPr>
          <w:rFonts w:eastAsia="Lora" w:cs="Lora"/>
          <w:sz w:val="18"/>
          <w:szCs w:val="18"/>
        </w:rPr>
        <w:t xml:space="preserve"> Der Link zur </w:t>
      </w:r>
      <w:r w:rsidRPr="00D80CC2">
        <w:rPr>
          <w:rFonts w:eastAsia="Lora" w:cs="Lora"/>
          <w:sz w:val="18"/>
          <w:szCs w:val="18"/>
          <w:highlight w:val="yellow"/>
        </w:rPr>
        <w:t>Dokumentation: https://danielkuhlen.github.io/germanparliments/</w:t>
      </w:r>
    </w:p>
  </w:footnote>
  <w:footnote w:id="8">
    <w:p w14:paraId="2029E5B9" w14:textId="451EF1E0" w:rsidR="00C94466" w:rsidRPr="00D80CC2" w:rsidRDefault="001F4DCF">
      <w:pPr>
        <w:pStyle w:val="Funotentext"/>
        <w:rPr>
          <w:sz w:val="18"/>
          <w:szCs w:val="18"/>
        </w:rPr>
      </w:pPr>
      <w:r w:rsidRPr="00D80CC2">
        <w:rPr>
          <w:rStyle w:val="Funotenzeichen"/>
          <w:sz w:val="18"/>
          <w:szCs w:val="18"/>
        </w:rPr>
        <w:footnoteRef/>
      </w:r>
      <w:r w:rsidRPr="00D80CC2">
        <w:rPr>
          <w:sz w:val="18"/>
          <w:szCs w:val="18"/>
        </w:rPr>
        <w:t xml:space="preserve"> </w:t>
      </w:r>
      <w:r w:rsidR="003C7391" w:rsidRPr="00D80CC2">
        <w:rPr>
          <w:sz w:val="18"/>
          <w:szCs w:val="18"/>
        </w:rPr>
        <w:t>A</w:t>
      </w:r>
      <w:r w:rsidRPr="00D80CC2">
        <w:rPr>
          <w:sz w:val="18"/>
          <w:szCs w:val="18"/>
        </w:rPr>
        <w:t>uch bei den Grünen und den Linken</w:t>
      </w:r>
      <w:r w:rsidR="003C7391" w:rsidRPr="00D80CC2">
        <w:rPr>
          <w:sz w:val="18"/>
          <w:szCs w:val="18"/>
        </w:rPr>
        <w:t xml:space="preserve"> sind es</w:t>
      </w:r>
      <w:r w:rsidRPr="00D80CC2">
        <w:rPr>
          <w:sz w:val="18"/>
          <w:szCs w:val="18"/>
        </w:rPr>
        <w:t xml:space="preserve"> Direktmandate und Merkmale einzelner Wahlsysteme</w:t>
      </w:r>
      <w:r w:rsidR="0010492F" w:rsidRPr="00D80CC2">
        <w:rPr>
          <w:sz w:val="18"/>
          <w:szCs w:val="18"/>
        </w:rPr>
        <w:t xml:space="preserve"> (</w:t>
      </w:r>
      <w:sdt>
        <w:sdtPr>
          <w:rPr>
            <w:sz w:val="18"/>
            <w:szCs w:val="18"/>
          </w:rPr>
          <w:alias w:val="To edit, see citavi.com/edit"/>
          <w:tag w:val="CitaviPlaceholder#7cfeddc8-1be0-4494-95d3-a3165a3ad711"/>
          <w:id w:val="-904989930"/>
          <w:placeholder>
            <w:docPart w:val="DefaultPlaceholder_-1854013440"/>
          </w:placeholder>
        </w:sdtPr>
        <w:sdtContent>
          <w:r w:rsidR="0010492F" w:rsidRPr="00D80CC2">
            <w:rPr>
              <w:sz w:val="18"/>
              <w:szCs w:val="18"/>
            </w:rPr>
            <w:fldChar w:fldCharType="begin"/>
          </w:r>
          <w:r w:rsidR="00E517D4">
            <w:rPr>
              <w:sz w:val="18"/>
              <w:szCs w:val="18"/>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jRlOWYyLTg4MWUtNGM3OC05YThkLTYxMGY1ODZiNGQzZiIsIlJhbmdlTGVuZ3RoIjoyNCwiUmVmZXJlbmNlSWQiOiI4NDYxYzY0My00Mzk4LTQzMzItYTZmZi01Y2YzZjQxNDU1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IiwiU3RhcnRQYWdlIjp7IiRpZCI6IjUiLCIkdHlwZSI6IlN3aXNzQWNhZGVtaWMuUGFnZU51bWJlciwgU3dpc3NBY2FkZW1pYyIsIklzRnVsbHlOdW1lcmljIjp0cnVlLCJOdW1iZXIiOjE0MywiTnVtYmVyaW5nVHlwZSI6MCwiTnVtZXJhbFN5c3RlbSI6MCwiT3JpZ2luYWxTdHJpbmciOiIxNDMiLCJQcmV0dHlTdHJpbmciOiIxNDMifX0sIlByZWZpeCI6InZnbC4gZXR3YS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3NzEvMDM0MC0xNzU4LTIwMTctMS0xNDEiLCJVcmlTdHJpbmciOiJodHRwczovL2RvaS5vcmcvMTAuNTc3MS8wMzQwLTE3NTgtMjAxNy0xLTE0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nZnbC4gZXR3YSBEw6R1YmxlciAoMjAxNykifV19LCJUYWciOiJDaXRhdmlQbGFjZWhvbGRlciM3Y2ZlZGRjOC0xYmUwLTQ0OTQtOTVkMy1hMzE2NWEzYWQ3MTEiLCJUZXh0IjoidmdsLiBldHdhIETDpHVibGVyICgyMDE3KSIsIldBSVZlcnNpb24iOiI2LjE0LjQuMCJ9}</w:instrText>
          </w:r>
          <w:r w:rsidR="0010492F" w:rsidRPr="00D80CC2">
            <w:rPr>
              <w:sz w:val="18"/>
              <w:szCs w:val="18"/>
            </w:rPr>
            <w:fldChar w:fldCharType="separate"/>
          </w:r>
          <w:r w:rsidR="00E517D4">
            <w:rPr>
              <w:sz w:val="18"/>
              <w:szCs w:val="18"/>
            </w:rPr>
            <w:t>vgl. etwa Däubler (2017)</w:t>
          </w:r>
          <w:r w:rsidR="0010492F" w:rsidRPr="00D80CC2">
            <w:rPr>
              <w:sz w:val="18"/>
              <w:szCs w:val="18"/>
            </w:rPr>
            <w:fldChar w:fldCharType="end"/>
          </w:r>
          <w:r w:rsidR="0010492F" w:rsidRPr="00D80CC2">
            <w:rPr>
              <w:sz w:val="18"/>
              <w:szCs w:val="18"/>
            </w:rPr>
            <w:t>)</w:t>
          </w:r>
        </w:sdtContent>
      </w:sdt>
      <w:r w:rsidR="003B7AB0" w:rsidRPr="00D80CC2">
        <w:rPr>
          <w:sz w:val="18"/>
          <w:szCs w:val="18"/>
        </w:rPr>
        <w:t xml:space="preserve"> </w:t>
      </w:r>
      <w:r w:rsidRPr="00D80CC2">
        <w:rPr>
          <w:sz w:val="18"/>
          <w:szCs w:val="18"/>
        </w:rPr>
        <w:t xml:space="preserve">, die </w:t>
      </w:r>
      <w:r w:rsidR="003B7AB0" w:rsidRPr="00D80CC2">
        <w:rPr>
          <w:sz w:val="18"/>
          <w:szCs w:val="18"/>
        </w:rPr>
        <w:t xml:space="preserve">eine </w:t>
      </w:r>
      <w:r w:rsidR="003C7391" w:rsidRPr="00D80CC2">
        <w:rPr>
          <w:sz w:val="18"/>
          <w:szCs w:val="18"/>
        </w:rPr>
        <w:t xml:space="preserve">leichte </w:t>
      </w:r>
      <w:r w:rsidR="003B7AB0" w:rsidRPr="00D80CC2">
        <w:rPr>
          <w:sz w:val="18"/>
          <w:szCs w:val="18"/>
        </w:rPr>
        <w:t>Unterrepräsentation von Frauen verursachen.</w:t>
      </w:r>
      <w:r w:rsidR="00C94466">
        <w:rPr>
          <w:sz w:val="18"/>
          <w:szCs w:val="18"/>
        </w:rPr>
        <w:t xml:space="preserve"> Der Frauenanteil nach Mandatstyp ist in </w:t>
      </w:r>
      <w:r w:rsidR="00C94466">
        <w:rPr>
          <w:sz w:val="18"/>
          <w:szCs w:val="18"/>
        </w:rPr>
        <w:fldChar w:fldCharType="begin"/>
      </w:r>
      <w:r w:rsidR="00C94466">
        <w:rPr>
          <w:sz w:val="18"/>
          <w:szCs w:val="18"/>
        </w:rPr>
        <w:instrText xml:space="preserve"> REF _Ref140582268 \h  \* MERGEFORMAT </w:instrText>
      </w:r>
      <w:r w:rsidR="00C94466">
        <w:rPr>
          <w:sz w:val="18"/>
          <w:szCs w:val="18"/>
        </w:rPr>
      </w:r>
      <w:r w:rsidR="00C94466">
        <w:rPr>
          <w:sz w:val="18"/>
          <w:szCs w:val="18"/>
        </w:rPr>
        <w:fldChar w:fldCharType="separate"/>
      </w:r>
      <w:r w:rsidR="00C94466" w:rsidRPr="00C94466">
        <w:rPr>
          <w:sz w:val="18"/>
          <w:szCs w:val="18"/>
        </w:rPr>
        <w:t>Anhang: 1</w:t>
      </w:r>
      <w:r w:rsidR="00C94466">
        <w:rPr>
          <w:sz w:val="18"/>
          <w:szCs w:val="18"/>
        </w:rPr>
        <w:fldChar w:fldCharType="end"/>
      </w:r>
      <w:r w:rsidR="00C94466">
        <w:rPr>
          <w:sz w:val="18"/>
          <w:szCs w:val="18"/>
        </w:rPr>
        <w:t xml:space="preserve"> dargestellt.</w:t>
      </w:r>
    </w:p>
  </w:footnote>
  <w:footnote w:id="9">
    <w:p w14:paraId="2E3C0B79" w14:textId="77777777" w:rsidR="00737AF2" w:rsidRPr="00D80CC2" w:rsidRDefault="00737AF2" w:rsidP="00737AF2">
      <w:pPr>
        <w:spacing w:after="0" w:line="240" w:lineRule="auto"/>
        <w:rPr>
          <w:rFonts w:eastAsia="Lora" w:cs="Lora"/>
          <w:sz w:val="18"/>
          <w:szCs w:val="18"/>
        </w:rPr>
      </w:pPr>
      <w:r w:rsidRPr="00D80CC2">
        <w:rPr>
          <w:sz w:val="18"/>
          <w:szCs w:val="18"/>
          <w:vertAlign w:val="superscript"/>
        </w:rPr>
        <w:footnoteRef/>
      </w:r>
      <w:r w:rsidRPr="00D80CC2">
        <w:rPr>
          <w:rFonts w:eastAsia="Lora" w:cs="Lora"/>
          <w:sz w:val="18"/>
          <w:szCs w:val="18"/>
        </w:rPr>
        <w:t xml:space="preserve"> Sämtliche in diesem Abschnitt diskutierten Daten liegen mit Ausnahme der Amtszeiten der Ausschussvorsitzenden tagesgenau vor. Auf die geglätteten Linien wurde in der Abbildung lediglich zurückgegriffen, um die Nachvollziehbarkeit längerfristiger Entwicklungen zu erhöhen. </w:t>
      </w:r>
    </w:p>
  </w:footnote>
  <w:footnote w:id="10">
    <w:p w14:paraId="7F9352C1" w14:textId="16286034" w:rsidR="00807A44" w:rsidRDefault="00807A44">
      <w:pPr>
        <w:pStyle w:val="Funotentext"/>
      </w:pPr>
      <w:r>
        <w:rPr>
          <w:rStyle w:val="Funotenzeichen"/>
        </w:rPr>
        <w:footnoteRef/>
      </w:r>
      <w:r>
        <w:t xml:space="preserve"> Vor 1993 war keine Frau Regierungschefin, weshalb in diesem Plot die Linie erst zu diesem Zeitpunkt beginnt.</w:t>
      </w:r>
    </w:p>
  </w:footnote>
  <w:footnote w:id="11">
    <w:p w14:paraId="310DA579" w14:textId="6440873A" w:rsidR="006915A5" w:rsidRDefault="006915A5">
      <w:pPr>
        <w:pStyle w:val="Funotentext"/>
      </w:pPr>
      <w:r>
        <w:rPr>
          <w:rStyle w:val="Funotenzeichen"/>
        </w:rPr>
        <w:footnoteRef/>
      </w:r>
      <w:r>
        <w:t xml:space="preserve"> An dieser Stelle sei darauf hingewiesen, dass die Zahl gleichzeitig amtierender </w:t>
      </w:r>
      <w:proofErr w:type="spellStart"/>
      <w:r>
        <w:t>Parlamentspräsident:innen</w:t>
      </w:r>
      <w:proofErr w:type="spellEnd"/>
      <w:r>
        <w:t xml:space="preserve"> und -</w:t>
      </w:r>
      <w:proofErr w:type="spellStart"/>
      <w:r>
        <w:t>vizepräsident:innen</w:t>
      </w:r>
      <w:proofErr w:type="spellEnd"/>
      <w:r>
        <w:t xml:space="preserve"> </w:t>
      </w:r>
      <w:r w:rsidR="007A027A">
        <w:t xml:space="preserve">begrenzt ist. Somit </w:t>
      </w:r>
      <w:r w:rsidR="004F020E">
        <w:t xml:space="preserve">haben bereits wenige Personen </w:t>
      </w:r>
      <w:r w:rsidR="00701438">
        <w:t>einen</w:t>
      </w:r>
      <w:r w:rsidR="004F020E">
        <w:t xml:space="preserve"> </w:t>
      </w:r>
      <w:r w:rsidR="00701438">
        <w:t xml:space="preserve">recht </w:t>
      </w:r>
      <w:r w:rsidR="004F020E">
        <w:t xml:space="preserve">starken Einfluss auf die aggregierte Genderverteilung in diesem Amt und können die Werte einfach </w:t>
      </w:r>
      <w:r w:rsidR="00701438">
        <w:t>verzerren</w:t>
      </w:r>
      <w:r w:rsidR="004F020E">
        <w:t>.</w:t>
      </w:r>
    </w:p>
  </w:footnote>
  <w:footnote w:id="12">
    <w:p w14:paraId="7B064605" w14:textId="7505C7B0" w:rsidR="00F36C07" w:rsidRDefault="00F36C07">
      <w:pPr>
        <w:pStyle w:val="Funotentext"/>
      </w:pPr>
      <w:ins w:id="28" w:author="Elias Koch" w:date="2023-09-04T20:34:00Z">
        <w:r>
          <w:rPr>
            <w:rStyle w:val="Funotenzeichen"/>
          </w:rPr>
          <w:footnoteRef/>
        </w:r>
        <w:r>
          <w:t xml:space="preserve"> Das Durchschnittsalter der deutschen Bevölkerung lag 1990 bei 39</w:t>
        </w:r>
      </w:ins>
      <w:ins w:id="29" w:author="Elias Koch" w:date="2023-09-04T20:35:00Z">
        <w:r>
          <w:t>,3 und 2020 bei 44,6</w:t>
        </w:r>
        <w:r w:rsidR="000D18AC">
          <w:t xml:space="preserve"> Jahren</w:t>
        </w:r>
      </w:ins>
      <w:ins w:id="30" w:author="Elias Koch" w:date="2023-09-04T21:17:00Z">
        <w:r w:rsidR="00B949DA">
          <w:t xml:space="preserve"> (</w:t>
        </w:r>
      </w:ins>
      <w:ins w:id="31" w:author="Elias Koch" w:date="2023-09-04T21:18:00Z">
        <w:r w:rsidR="00B949DA">
          <w:t>Bundesinstitut für Bevölkerungsforschung</w:t>
        </w:r>
      </w:ins>
      <w:ins w:id="32" w:author="Elias Koch" w:date="2023-09-04T21:17:00Z">
        <w:r w:rsidR="00B949DA">
          <w:t>)</w:t>
        </w:r>
      </w:ins>
      <w:ins w:id="33" w:author="Elias Koch" w:date="2023-09-04T20:36:00Z">
        <w:r w:rsidR="000D18AC">
          <w:t>.</w:t>
        </w:r>
      </w:ins>
    </w:p>
  </w:footnote>
  <w:footnote w:id="13">
    <w:p w14:paraId="4833D39B" w14:textId="05446B8D" w:rsidR="00C94466" w:rsidRDefault="00C94466">
      <w:pPr>
        <w:pStyle w:val="Funotentext"/>
      </w:pPr>
      <w:r>
        <w:rPr>
          <w:rStyle w:val="Funotenzeichen"/>
        </w:rPr>
        <w:footnoteRef/>
      </w:r>
      <w:r>
        <w:t xml:space="preserve"> </w:t>
      </w:r>
      <w:r w:rsidR="00325DCB">
        <w:t>Eine genaue Darstellung,</w:t>
      </w:r>
      <w:r>
        <w:t xml:space="preserve"> wo die Abgeordneten </w:t>
      </w:r>
      <w:r w:rsidR="00325DCB">
        <w:t>geboren sind,</w:t>
      </w:r>
      <w:r>
        <w:t xml:space="preserve"> </w:t>
      </w:r>
      <w:r w:rsidR="00325DCB">
        <w:t xml:space="preserve">findet sich im </w:t>
      </w:r>
      <w:r w:rsidR="00325DCB">
        <w:fldChar w:fldCharType="begin"/>
      </w:r>
      <w:r w:rsidR="00325DCB">
        <w:instrText xml:space="preserve"> REF _Ref140583332 \h </w:instrText>
      </w:r>
      <w:r w:rsidR="00325DCB">
        <w:fldChar w:fldCharType="separate"/>
      </w:r>
      <w:r w:rsidR="00325DCB">
        <w:t xml:space="preserve">Anhang: </w:t>
      </w:r>
      <w:r w:rsidR="00325DCB">
        <w:rPr>
          <w:noProof/>
        </w:rPr>
        <w:t>4</w:t>
      </w:r>
      <w:r w:rsidR="00325DCB">
        <w:fldChar w:fldCharType="end"/>
      </w:r>
      <w:r>
        <w:t>.</w:t>
      </w:r>
    </w:p>
  </w:footnote>
  <w:footnote w:id="14">
    <w:p w14:paraId="6B50702B" w14:textId="1121D7D9" w:rsidR="00D2726D" w:rsidRDefault="00D2726D">
      <w:pPr>
        <w:pStyle w:val="Funotentext"/>
      </w:pPr>
      <w:ins w:id="46" w:author="Elias Koch" w:date="2023-09-04T21:01:00Z">
        <w:r>
          <w:rPr>
            <w:rStyle w:val="Funotenzeichen"/>
          </w:rPr>
          <w:footnoteRef/>
        </w:r>
        <w:r>
          <w:t xml:space="preserve"> In </w:t>
        </w:r>
      </w:ins>
      <w:ins w:id="47" w:author="Elias Koch" w:date="2023-09-04T21:02:00Z">
        <w:r>
          <w:t xml:space="preserve">konkreten Anwendungsfall </w:t>
        </w:r>
        <w:r w:rsidR="00C5551C">
          <w:t xml:space="preserve">der deutschen Trennungsgeschichte ist davon auszugehen, dass </w:t>
        </w:r>
      </w:ins>
      <w:ins w:id="48" w:author="Elias Koch" w:date="2023-09-04T21:03:00Z">
        <w:r w:rsidR="001762F9">
          <w:t xml:space="preserve">der Geburtsort einer Person </w:t>
        </w:r>
      </w:ins>
      <w:ins w:id="49" w:author="Elias Koch" w:date="2023-09-04T21:04:00Z">
        <w:r w:rsidR="001762F9">
          <w:t xml:space="preserve">auf einer Seite der Mauer in den seltensten Fällen mit einer Sozialisierung </w:t>
        </w:r>
        <w:r w:rsidR="00A60437">
          <w:t xml:space="preserve">auf der jeweils anderen </w:t>
        </w:r>
      </w:ins>
      <w:ins w:id="50" w:author="Elias Koch" w:date="2023-09-04T21:05:00Z">
        <w:r w:rsidR="00A60437">
          <w:t xml:space="preserve">einhergehen kann. </w:t>
        </w:r>
      </w:ins>
    </w:p>
  </w:footnote>
  <w:footnote w:id="15">
    <w:p w14:paraId="77C5DE81" w14:textId="1CA13BF3" w:rsidR="00325DCB" w:rsidRDefault="00325DCB">
      <w:pPr>
        <w:pStyle w:val="Funotentext"/>
      </w:pPr>
      <w:r>
        <w:rPr>
          <w:rStyle w:val="Funotenzeichen"/>
        </w:rPr>
        <w:footnoteRef/>
      </w:r>
      <w:r>
        <w:t xml:space="preserve"> </w:t>
      </w:r>
      <w:proofErr w:type="spellStart"/>
      <w:r w:rsidRPr="00325DCB">
        <w:t>Vertreter:innen</w:t>
      </w:r>
      <w:proofErr w:type="spellEnd"/>
      <w:r w:rsidRPr="00325DCB">
        <w:t xml:space="preserve"> der AfD </w:t>
      </w:r>
      <w:r>
        <w:t xml:space="preserve">sind </w:t>
      </w:r>
      <w:r w:rsidRPr="00325DCB">
        <w:t xml:space="preserve">in dieser Grafik nicht dargestellt, da die geringe Anzahl von Fällen eine sinnvolle Darstellung durch die </w:t>
      </w:r>
      <w:proofErr w:type="spellStart"/>
      <w:r w:rsidRPr="00325DCB">
        <w:t>geom_smooth</w:t>
      </w:r>
      <w:proofErr w:type="spellEnd"/>
      <w:r w:rsidRPr="00325DCB">
        <w:t>-Funktion nicht zulässt</w:t>
      </w:r>
      <w:r>
        <w:t>. Es ist jedoch anzumerken, dass von 128 AfD Abgeordneten mit einer der hervorstehenden politischen Position 11 Frauen waren.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533FA" w14:textId="77777777" w:rsidR="00F01676" w:rsidRDefault="00F01676">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6771" w14:textId="77777777" w:rsidR="00F01676" w:rsidRDefault="00F01676">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58A78" w14:textId="77777777" w:rsidR="00F01676" w:rsidRDefault="00F01676">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A3460"/>
    <w:multiLevelType w:val="multilevel"/>
    <w:tmpl w:val="114E4D3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764740"/>
    <w:multiLevelType w:val="hybridMultilevel"/>
    <w:tmpl w:val="7188D1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19739F9"/>
    <w:multiLevelType w:val="multilevel"/>
    <w:tmpl w:val="71D8FA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49836874"/>
    <w:multiLevelType w:val="multilevel"/>
    <w:tmpl w:val="CC4C2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CF0530"/>
    <w:multiLevelType w:val="hybridMultilevel"/>
    <w:tmpl w:val="4F42232C"/>
    <w:lvl w:ilvl="0" w:tplc="CE4CC612">
      <w:numFmt w:val="bullet"/>
      <w:lvlText w:val="-"/>
      <w:lvlJc w:val="left"/>
      <w:pPr>
        <w:ind w:left="720" w:hanging="360"/>
      </w:pPr>
      <w:rPr>
        <w:rFonts w:ascii="Lora" w:eastAsia="Calibri" w:hAnsi="Lora"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A1B7936"/>
    <w:multiLevelType w:val="multilevel"/>
    <w:tmpl w:val="984E6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065BA2"/>
    <w:multiLevelType w:val="hybridMultilevel"/>
    <w:tmpl w:val="5AE20FDE"/>
    <w:lvl w:ilvl="0" w:tplc="25C691C2">
      <w:start w:val="1"/>
      <w:numFmt w:val="bullet"/>
      <w:lvlText w:val=""/>
      <w:lvlJc w:val="left"/>
      <w:pPr>
        <w:ind w:left="720" w:hanging="360"/>
      </w:pPr>
      <w:rPr>
        <w:rFonts w:ascii="Symbol" w:hAnsi="Symbol"/>
      </w:rPr>
    </w:lvl>
    <w:lvl w:ilvl="1" w:tplc="4926871A">
      <w:start w:val="1"/>
      <w:numFmt w:val="bullet"/>
      <w:lvlText w:val=""/>
      <w:lvlJc w:val="left"/>
      <w:pPr>
        <w:ind w:left="720" w:hanging="360"/>
      </w:pPr>
      <w:rPr>
        <w:rFonts w:ascii="Symbol" w:hAnsi="Symbol"/>
      </w:rPr>
    </w:lvl>
    <w:lvl w:ilvl="2" w:tplc="640A70B4">
      <w:start w:val="1"/>
      <w:numFmt w:val="bullet"/>
      <w:lvlText w:val=""/>
      <w:lvlJc w:val="left"/>
      <w:pPr>
        <w:ind w:left="720" w:hanging="360"/>
      </w:pPr>
      <w:rPr>
        <w:rFonts w:ascii="Symbol" w:hAnsi="Symbol"/>
      </w:rPr>
    </w:lvl>
    <w:lvl w:ilvl="3" w:tplc="04E29D90">
      <w:start w:val="1"/>
      <w:numFmt w:val="bullet"/>
      <w:lvlText w:val=""/>
      <w:lvlJc w:val="left"/>
      <w:pPr>
        <w:ind w:left="720" w:hanging="360"/>
      </w:pPr>
      <w:rPr>
        <w:rFonts w:ascii="Symbol" w:hAnsi="Symbol"/>
      </w:rPr>
    </w:lvl>
    <w:lvl w:ilvl="4" w:tplc="0E645EAC">
      <w:start w:val="1"/>
      <w:numFmt w:val="bullet"/>
      <w:lvlText w:val=""/>
      <w:lvlJc w:val="left"/>
      <w:pPr>
        <w:ind w:left="720" w:hanging="360"/>
      </w:pPr>
      <w:rPr>
        <w:rFonts w:ascii="Symbol" w:hAnsi="Symbol"/>
      </w:rPr>
    </w:lvl>
    <w:lvl w:ilvl="5" w:tplc="558083A6">
      <w:start w:val="1"/>
      <w:numFmt w:val="bullet"/>
      <w:lvlText w:val=""/>
      <w:lvlJc w:val="left"/>
      <w:pPr>
        <w:ind w:left="720" w:hanging="360"/>
      </w:pPr>
      <w:rPr>
        <w:rFonts w:ascii="Symbol" w:hAnsi="Symbol"/>
      </w:rPr>
    </w:lvl>
    <w:lvl w:ilvl="6" w:tplc="E9481182">
      <w:start w:val="1"/>
      <w:numFmt w:val="bullet"/>
      <w:lvlText w:val=""/>
      <w:lvlJc w:val="left"/>
      <w:pPr>
        <w:ind w:left="720" w:hanging="360"/>
      </w:pPr>
      <w:rPr>
        <w:rFonts w:ascii="Symbol" w:hAnsi="Symbol"/>
      </w:rPr>
    </w:lvl>
    <w:lvl w:ilvl="7" w:tplc="19C04196">
      <w:start w:val="1"/>
      <w:numFmt w:val="bullet"/>
      <w:lvlText w:val=""/>
      <w:lvlJc w:val="left"/>
      <w:pPr>
        <w:ind w:left="720" w:hanging="360"/>
      </w:pPr>
      <w:rPr>
        <w:rFonts w:ascii="Symbol" w:hAnsi="Symbol"/>
      </w:rPr>
    </w:lvl>
    <w:lvl w:ilvl="8" w:tplc="8E805BF2">
      <w:start w:val="1"/>
      <w:numFmt w:val="bullet"/>
      <w:lvlText w:val=""/>
      <w:lvlJc w:val="left"/>
      <w:pPr>
        <w:ind w:left="720" w:hanging="360"/>
      </w:pPr>
      <w:rPr>
        <w:rFonts w:ascii="Symbol" w:hAnsi="Symbol"/>
      </w:rPr>
    </w:lvl>
  </w:abstractNum>
  <w:abstractNum w:abstractNumId="7" w15:restartNumberingAfterBreak="0">
    <w:nsid w:val="74313AE5"/>
    <w:multiLevelType w:val="multilevel"/>
    <w:tmpl w:val="23689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7334009">
    <w:abstractNumId w:val="5"/>
  </w:num>
  <w:num w:numId="2" w16cid:durableId="1546524251">
    <w:abstractNumId w:val="3"/>
  </w:num>
  <w:num w:numId="3" w16cid:durableId="2073891394">
    <w:abstractNumId w:val="7"/>
  </w:num>
  <w:num w:numId="4" w16cid:durableId="854198497">
    <w:abstractNumId w:val="2"/>
  </w:num>
  <w:num w:numId="5" w16cid:durableId="981081935">
    <w:abstractNumId w:val="0"/>
  </w:num>
  <w:num w:numId="6" w16cid:durableId="1826118418">
    <w:abstractNumId w:val="6"/>
  </w:num>
  <w:num w:numId="7" w16cid:durableId="1291209444">
    <w:abstractNumId w:val="1"/>
  </w:num>
  <w:num w:numId="8" w16cid:durableId="20826346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Stecker">
    <w15:presenceInfo w15:providerId="Windows Live" w15:userId="102f67f45406c8c5"/>
  </w15:person>
  <w15:person w15:author="Elias Koch">
    <w15:presenceInfo w15:providerId="AD" w15:userId="S::Elias.Koch@cmsa3.onmicrosoft.com::7376f4c3-b7e1-4be6-9af4-398425d26120"/>
  </w15:person>
  <w15:person w15:author="Daniel Kuhlen">
    <w15:presenceInfo w15:providerId="AD" w15:userId="S::Daniel.Kuhlen@cmsa3.onmicrosoft.com::19e5f7ee-6be2-4df7-81f9-a8e6463744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676"/>
    <w:rsid w:val="000024FB"/>
    <w:rsid w:val="00002E58"/>
    <w:rsid w:val="000108A7"/>
    <w:rsid w:val="00010942"/>
    <w:rsid w:val="000140AE"/>
    <w:rsid w:val="00024636"/>
    <w:rsid w:val="00024C38"/>
    <w:rsid w:val="00026411"/>
    <w:rsid w:val="0003458C"/>
    <w:rsid w:val="00040F47"/>
    <w:rsid w:val="00042154"/>
    <w:rsid w:val="00044BB4"/>
    <w:rsid w:val="00045D73"/>
    <w:rsid w:val="00054186"/>
    <w:rsid w:val="00061872"/>
    <w:rsid w:val="00064457"/>
    <w:rsid w:val="000770B3"/>
    <w:rsid w:val="00080756"/>
    <w:rsid w:val="000816F5"/>
    <w:rsid w:val="0009065D"/>
    <w:rsid w:val="00090CAD"/>
    <w:rsid w:val="00094FB5"/>
    <w:rsid w:val="00095BA2"/>
    <w:rsid w:val="00096290"/>
    <w:rsid w:val="000A3E95"/>
    <w:rsid w:val="000A6BC9"/>
    <w:rsid w:val="000B31E3"/>
    <w:rsid w:val="000B4B35"/>
    <w:rsid w:val="000C5423"/>
    <w:rsid w:val="000C7110"/>
    <w:rsid w:val="000D18AC"/>
    <w:rsid w:val="000D5E47"/>
    <w:rsid w:val="000D7F6D"/>
    <w:rsid w:val="000E5BC1"/>
    <w:rsid w:val="000F6B68"/>
    <w:rsid w:val="000F6EE4"/>
    <w:rsid w:val="000F74DD"/>
    <w:rsid w:val="00101E70"/>
    <w:rsid w:val="0010492F"/>
    <w:rsid w:val="0010586C"/>
    <w:rsid w:val="00113D83"/>
    <w:rsid w:val="0014116D"/>
    <w:rsid w:val="00141178"/>
    <w:rsid w:val="00144177"/>
    <w:rsid w:val="00162B00"/>
    <w:rsid w:val="001762F9"/>
    <w:rsid w:val="0018137E"/>
    <w:rsid w:val="0019169C"/>
    <w:rsid w:val="001942FA"/>
    <w:rsid w:val="0019663F"/>
    <w:rsid w:val="001A1761"/>
    <w:rsid w:val="001B0371"/>
    <w:rsid w:val="001B248A"/>
    <w:rsid w:val="001B4C31"/>
    <w:rsid w:val="001C3C71"/>
    <w:rsid w:val="001E25FD"/>
    <w:rsid w:val="001E3AC9"/>
    <w:rsid w:val="001F1409"/>
    <w:rsid w:val="001F2EC6"/>
    <w:rsid w:val="001F4DCF"/>
    <w:rsid w:val="0020368D"/>
    <w:rsid w:val="00206740"/>
    <w:rsid w:val="00206922"/>
    <w:rsid w:val="00207369"/>
    <w:rsid w:val="002214C4"/>
    <w:rsid w:val="002217CD"/>
    <w:rsid w:val="00231E60"/>
    <w:rsid w:val="00240AB4"/>
    <w:rsid w:val="00241244"/>
    <w:rsid w:val="00241C35"/>
    <w:rsid w:val="00241F30"/>
    <w:rsid w:val="002472CC"/>
    <w:rsid w:val="002545CD"/>
    <w:rsid w:val="00264C69"/>
    <w:rsid w:val="00276A82"/>
    <w:rsid w:val="00277F60"/>
    <w:rsid w:val="00280F9B"/>
    <w:rsid w:val="00282673"/>
    <w:rsid w:val="0029219B"/>
    <w:rsid w:val="002954B6"/>
    <w:rsid w:val="002973E7"/>
    <w:rsid w:val="00297FDB"/>
    <w:rsid w:val="002B31F0"/>
    <w:rsid w:val="002C06FC"/>
    <w:rsid w:val="002C50E3"/>
    <w:rsid w:val="002C52E4"/>
    <w:rsid w:val="002C7858"/>
    <w:rsid w:val="002D40D7"/>
    <w:rsid w:val="002D596A"/>
    <w:rsid w:val="002D6A27"/>
    <w:rsid w:val="002E0F08"/>
    <w:rsid w:val="002E7A5E"/>
    <w:rsid w:val="002F4343"/>
    <w:rsid w:val="00301120"/>
    <w:rsid w:val="00302867"/>
    <w:rsid w:val="00304184"/>
    <w:rsid w:val="00304724"/>
    <w:rsid w:val="0032308D"/>
    <w:rsid w:val="00325DCB"/>
    <w:rsid w:val="00333D1B"/>
    <w:rsid w:val="00345388"/>
    <w:rsid w:val="00347866"/>
    <w:rsid w:val="00361CDE"/>
    <w:rsid w:val="00375E05"/>
    <w:rsid w:val="003761BA"/>
    <w:rsid w:val="00384FD6"/>
    <w:rsid w:val="0038686A"/>
    <w:rsid w:val="003868DD"/>
    <w:rsid w:val="0039061C"/>
    <w:rsid w:val="00391C54"/>
    <w:rsid w:val="003967C9"/>
    <w:rsid w:val="00396B09"/>
    <w:rsid w:val="003B4383"/>
    <w:rsid w:val="003B43ED"/>
    <w:rsid w:val="003B7AB0"/>
    <w:rsid w:val="003C22AC"/>
    <w:rsid w:val="003C36EF"/>
    <w:rsid w:val="003C7391"/>
    <w:rsid w:val="003D0847"/>
    <w:rsid w:val="003D1B50"/>
    <w:rsid w:val="003E19BD"/>
    <w:rsid w:val="003E5DC7"/>
    <w:rsid w:val="003F0FE2"/>
    <w:rsid w:val="003F7AAF"/>
    <w:rsid w:val="0041081B"/>
    <w:rsid w:val="0041378B"/>
    <w:rsid w:val="00417045"/>
    <w:rsid w:val="00427B94"/>
    <w:rsid w:val="00432CD2"/>
    <w:rsid w:val="00433384"/>
    <w:rsid w:val="00433F11"/>
    <w:rsid w:val="00435214"/>
    <w:rsid w:val="00435B72"/>
    <w:rsid w:val="0043706D"/>
    <w:rsid w:val="00437E86"/>
    <w:rsid w:val="00440AB0"/>
    <w:rsid w:val="00441AE8"/>
    <w:rsid w:val="00450F40"/>
    <w:rsid w:val="0045154A"/>
    <w:rsid w:val="00452A31"/>
    <w:rsid w:val="00452FCA"/>
    <w:rsid w:val="0045506A"/>
    <w:rsid w:val="004567D1"/>
    <w:rsid w:val="00463264"/>
    <w:rsid w:val="004661C6"/>
    <w:rsid w:val="004777D4"/>
    <w:rsid w:val="00480AD2"/>
    <w:rsid w:val="00484AF9"/>
    <w:rsid w:val="00486FDA"/>
    <w:rsid w:val="00490B65"/>
    <w:rsid w:val="00496C34"/>
    <w:rsid w:val="00496CB5"/>
    <w:rsid w:val="004A689E"/>
    <w:rsid w:val="004A708B"/>
    <w:rsid w:val="004A7246"/>
    <w:rsid w:val="004A7B5B"/>
    <w:rsid w:val="004D304C"/>
    <w:rsid w:val="004D31BF"/>
    <w:rsid w:val="004D3A82"/>
    <w:rsid w:val="004E074E"/>
    <w:rsid w:val="004E1724"/>
    <w:rsid w:val="004E5D63"/>
    <w:rsid w:val="004F020E"/>
    <w:rsid w:val="004F6BD4"/>
    <w:rsid w:val="004F72A9"/>
    <w:rsid w:val="00502A8B"/>
    <w:rsid w:val="005105F9"/>
    <w:rsid w:val="00516147"/>
    <w:rsid w:val="00521077"/>
    <w:rsid w:val="00522496"/>
    <w:rsid w:val="00525B22"/>
    <w:rsid w:val="00533329"/>
    <w:rsid w:val="0054148B"/>
    <w:rsid w:val="00542326"/>
    <w:rsid w:val="005556AC"/>
    <w:rsid w:val="00563272"/>
    <w:rsid w:val="005716B6"/>
    <w:rsid w:val="00575ED4"/>
    <w:rsid w:val="00597852"/>
    <w:rsid w:val="005A7404"/>
    <w:rsid w:val="005B0B43"/>
    <w:rsid w:val="005B2BFB"/>
    <w:rsid w:val="005B5B07"/>
    <w:rsid w:val="005B7CA9"/>
    <w:rsid w:val="005C181E"/>
    <w:rsid w:val="005C62AE"/>
    <w:rsid w:val="005D1FCD"/>
    <w:rsid w:val="005D28D0"/>
    <w:rsid w:val="005D65FE"/>
    <w:rsid w:val="005E07A7"/>
    <w:rsid w:val="005E3511"/>
    <w:rsid w:val="005F35A0"/>
    <w:rsid w:val="005F3847"/>
    <w:rsid w:val="005F4E35"/>
    <w:rsid w:val="005F5ACD"/>
    <w:rsid w:val="005F64C3"/>
    <w:rsid w:val="005F7125"/>
    <w:rsid w:val="005F7737"/>
    <w:rsid w:val="0060136B"/>
    <w:rsid w:val="00603627"/>
    <w:rsid w:val="00605C05"/>
    <w:rsid w:val="00611EE7"/>
    <w:rsid w:val="006128DC"/>
    <w:rsid w:val="00615AE7"/>
    <w:rsid w:val="00620094"/>
    <w:rsid w:val="00621A45"/>
    <w:rsid w:val="00636FAA"/>
    <w:rsid w:val="00647DB6"/>
    <w:rsid w:val="00651521"/>
    <w:rsid w:val="00655354"/>
    <w:rsid w:val="006640D6"/>
    <w:rsid w:val="00665302"/>
    <w:rsid w:val="006704B8"/>
    <w:rsid w:val="00671CA2"/>
    <w:rsid w:val="00682752"/>
    <w:rsid w:val="006915A5"/>
    <w:rsid w:val="006A37C4"/>
    <w:rsid w:val="006B3304"/>
    <w:rsid w:val="006B4EE6"/>
    <w:rsid w:val="006B6863"/>
    <w:rsid w:val="006C2C0E"/>
    <w:rsid w:val="006C42CD"/>
    <w:rsid w:val="006C564A"/>
    <w:rsid w:val="006D038C"/>
    <w:rsid w:val="006D5079"/>
    <w:rsid w:val="006E1550"/>
    <w:rsid w:val="006E3836"/>
    <w:rsid w:val="006E39C6"/>
    <w:rsid w:val="006E4E48"/>
    <w:rsid w:val="007013BD"/>
    <w:rsid w:val="00701438"/>
    <w:rsid w:val="007053F8"/>
    <w:rsid w:val="00715DF3"/>
    <w:rsid w:val="007169C2"/>
    <w:rsid w:val="00725CEF"/>
    <w:rsid w:val="00736225"/>
    <w:rsid w:val="00736F72"/>
    <w:rsid w:val="00737AF2"/>
    <w:rsid w:val="00742A9E"/>
    <w:rsid w:val="00745797"/>
    <w:rsid w:val="00746D75"/>
    <w:rsid w:val="00753814"/>
    <w:rsid w:val="0075395F"/>
    <w:rsid w:val="00762930"/>
    <w:rsid w:val="00776AB5"/>
    <w:rsid w:val="00784782"/>
    <w:rsid w:val="00794956"/>
    <w:rsid w:val="007954F7"/>
    <w:rsid w:val="007A027A"/>
    <w:rsid w:val="007A7EFE"/>
    <w:rsid w:val="007B3DA6"/>
    <w:rsid w:val="007B43B2"/>
    <w:rsid w:val="007B46BD"/>
    <w:rsid w:val="007B4E6F"/>
    <w:rsid w:val="007B6C80"/>
    <w:rsid w:val="007B7D7A"/>
    <w:rsid w:val="007D32A8"/>
    <w:rsid w:val="007D5D1D"/>
    <w:rsid w:val="007D6DBE"/>
    <w:rsid w:val="007F2F9A"/>
    <w:rsid w:val="007F664B"/>
    <w:rsid w:val="00803065"/>
    <w:rsid w:val="00803BFD"/>
    <w:rsid w:val="00805E6F"/>
    <w:rsid w:val="00807A44"/>
    <w:rsid w:val="00820854"/>
    <w:rsid w:val="00835997"/>
    <w:rsid w:val="008371B6"/>
    <w:rsid w:val="0084367C"/>
    <w:rsid w:val="00844222"/>
    <w:rsid w:val="008471D8"/>
    <w:rsid w:val="00852675"/>
    <w:rsid w:val="008542DB"/>
    <w:rsid w:val="0086439C"/>
    <w:rsid w:val="00871CD9"/>
    <w:rsid w:val="00880931"/>
    <w:rsid w:val="00887BA4"/>
    <w:rsid w:val="0089293F"/>
    <w:rsid w:val="0089326E"/>
    <w:rsid w:val="008970B2"/>
    <w:rsid w:val="00897B72"/>
    <w:rsid w:val="008A07F2"/>
    <w:rsid w:val="008A4F6B"/>
    <w:rsid w:val="008A57BB"/>
    <w:rsid w:val="008B0107"/>
    <w:rsid w:val="008B0B20"/>
    <w:rsid w:val="008C19BA"/>
    <w:rsid w:val="008C75D4"/>
    <w:rsid w:val="008D3A0F"/>
    <w:rsid w:val="008D4B2D"/>
    <w:rsid w:val="008D66C2"/>
    <w:rsid w:val="008E3971"/>
    <w:rsid w:val="008E40F0"/>
    <w:rsid w:val="008E6881"/>
    <w:rsid w:val="008F288C"/>
    <w:rsid w:val="008F383B"/>
    <w:rsid w:val="008F4EEB"/>
    <w:rsid w:val="008F59E5"/>
    <w:rsid w:val="008F6DFF"/>
    <w:rsid w:val="008F6FD4"/>
    <w:rsid w:val="008F731D"/>
    <w:rsid w:val="009103C8"/>
    <w:rsid w:val="009359C0"/>
    <w:rsid w:val="009430CE"/>
    <w:rsid w:val="0094625A"/>
    <w:rsid w:val="009577AE"/>
    <w:rsid w:val="00961BFE"/>
    <w:rsid w:val="00965086"/>
    <w:rsid w:val="00965539"/>
    <w:rsid w:val="0097783E"/>
    <w:rsid w:val="00994A61"/>
    <w:rsid w:val="009A4C0B"/>
    <w:rsid w:val="009B38F6"/>
    <w:rsid w:val="009B4D4F"/>
    <w:rsid w:val="009C38E9"/>
    <w:rsid w:val="009D13B5"/>
    <w:rsid w:val="009D653F"/>
    <w:rsid w:val="009D6948"/>
    <w:rsid w:val="009D75CF"/>
    <w:rsid w:val="009E1849"/>
    <w:rsid w:val="009E4128"/>
    <w:rsid w:val="009F7E32"/>
    <w:rsid w:val="00A00FFD"/>
    <w:rsid w:val="00A079EC"/>
    <w:rsid w:val="00A1050A"/>
    <w:rsid w:val="00A10BE9"/>
    <w:rsid w:val="00A1578B"/>
    <w:rsid w:val="00A160AA"/>
    <w:rsid w:val="00A16538"/>
    <w:rsid w:val="00A223B6"/>
    <w:rsid w:val="00A33FB1"/>
    <w:rsid w:val="00A3450F"/>
    <w:rsid w:val="00A347B9"/>
    <w:rsid w:val="00A37608"/>
    <w:rsid w:val="00A4106C"/>
    <w:rsid w:val="00A41D19"/>
    <w:rsid w:val="00A45287"/>
    <w:rsid w:val="00A55B35"/>
    <w:rsid w:val="00A60437"/>
    <w:rsid w:val="00A61820"/>
    <w:rsid w:val="00A62E2A"/>
    <w:rsid w:val="00A7027F"/>
    <w:rsid w:val="00A70298"/>
    <w:rsid w:val="00A702B3"/>
    <w:rsid w:val="00A74C91"/>
    <w:rsid w:val="00A8541C"/>
    <w:rsid w:val="00A85803"/>
    <w:rsid w:val="00A85A91"/>
    <w:rsid w:val="00A85EF1"/>
    <w:rsid w:val="00A9457B"/>
    <w:rsid w:val="00AA0C53"/>
    <w:rsid w:val="00AA4CDB"/>
    <w:rsid w:val="00AA6E72"/>
    <w:rsid w:val="00AB6C35"/>
    <w:rsid w:val="00AC0945"/>
    <w:rsid w:val="00AC3758"/>
    <w:rsid w:val="00AC615D"/>
    <w:rsid w:val="00AD3D46"/>
    <w:rsid w:val="00AE31E8"/>
    <w:rsid w:val="00AE4860"/>
    <w:rsid w:val="00AE6777"/>
    <w:rsid w:val="00AF1C8D"/>
    <w:rsid w:val="00AF1F28"/>
    <w:rsid w:val="00AF1FF5"/>
    <w:rsid w:val="00AF627E"/>
    <w:rsid w:val="00AF631C"/>
    <w:rsid w:val="00AF7179"/>
    <w:rsid w:val="00AF7522"/>
    <w:rsid w:val="00B045B4"/>
    <w:rsid w:val="00B066B5"/>
    <w:rsid w:val="00B1011D"/>
    <w:rsid w:val="00B10448"/>
    <w:rsid w:val="00B20004"/>
    <w:rsid w:val="00B25AFA"/>
    <w:rsid w:val="00B52949"/>
    <w:rsid w:val="00B54D95"/>
    <w:rsid w:val="00B66D89"/>
    <w:rsid w:val="00B72EA3"/>
    <w:rsid w:val="00B73A79"/>
    <w:rsid w:val="00B73AFF"/>
    <w:rsid w:val="00B80311"/>
    <w:rsid w:val="00B81A70"/>
    <w:rsid w:val="00B82881"/>
    <w:rsid w:val="00B85170"/>
    <w:rsid w:val="00B921BF"/>
    <w:rsid w:val="00B949DA"/>
    <w:rsid w:val="00B95B0D"/>
    <w:rsid w:val="00BA1890"/>
    <w:rsid w:val="00BA24DF"/>
    <w:rsid w:val="00BA4D5C"/>
    <w:rsid w:val="00BA6416"/>
    <w:rsid w:val="00BB653F"/>
    <w:rsid w:val="00BB7B0F"/>
    <w:rsid w:val="00BC03A3"/>
    <w:rsid w:val="00BC4EB0"/>
    <w:rsid w:val="00BC575E"/>
    <w:rsid w:val="00BD25EC"/>
    <w:rsid w:val="00BD5E27"/>
    <w:rsid w:val="00BD6BF0"/>
    <w:rsid w:val="00BD7AAF"/>
    <w:rsid w:val="00BF344E"/>
    <w:rsid w:val="00BF5E2B"/>
    <w:rsid w:val="00BF6AB4"/>
    <w:rsid w:val="00BF7B89"/>
    <w:rsid w:val="00BF7CA9"/>
    <w:rsid w:val="00C01956"/>
    <w:rsid w:val="00C0395E"/>
    <w:rsid w:val="00C11C1E"/>
    <w:rsid w:val="00C15F6C"/>
    <w:rsid w:val="00C2556F"/>
    <w:rsid w:val="00C268C6"/>
    <w:rsid w:val="00C26C09"/>
    <w:rsid w:val="00C308FD"/>
    <w:rsid w:val="00C32487"/>
    <w:rsid w:val="00C33573"/>
    <w:rsid w:val="00C4191D"/>
    <w:rsid w:val="00C47DF2"/>
    <w:rsid w:val="00C50124"/>
    <w:rsid w:val="00C541C4"/>
    <w:rsid w:val="00C5551C"/>
    <w:rsid w:val="00C61F20"/>
    <w:rsid w:val="00C6207B"/>
    <w:rsid w:val="00C63444"/>
    <w:rsid w:val="00C6520C"/>
    <w:rsid w:val="00C77C8F"/>
    <w:rsid w:val="00C77E12"/>
    <w:rsid w:val="00C8069C"/>
    <w:rsid w:val="00C81004"/>
    <w:rsid w:val="00C83EF3"/>
    <w:rsid w:val="00C856CD"/>
    <w:rsid w:val="00C8729F"/>
    <w:rsid w:val="00C93E94"/>
    <w:rsid w:val="00C94466"/>
    <w:rsid w:val="00CA3505"/>
    <w:rsid w:val="00CB1300"/>
    <w:rsid w:val="00CB1CBB"/>
    <w:rsid w:val="00CB2F45"/>
    <w:rsid w:val="00CB4C0D"/>
    <w:rsid w:val="00CB73E8"/>
    <w:rsid w:val="00CC0885"/>
    <w:rsid w:val="00CC4277"/>
    <w:rsid w:val="00CC6B0D"/>
    <w:rsid w:val="00CD2E99"/>
    <w:rsid w:val="00CD3FC3"/>
    <w:rsid w:val="00CE18E8"/>
    <w:rsid w:val="00CE4961"/>
    <w:rsid w:val="00CE784A"/>
    <w:rsid w:val="00CF3134"/>
    <w:rsid w:val="00CF402F"/>
    <w:rsid w:val="00CF6222"/>
    <w:rsid w:val="00D067F6"/>
    <w:rsid w:val="00D12A4F"/>
    <w:rsid w:val="00D13ADE"/>
    <w:rsid w:val="00D13C3C"/>
    <w:rsid w:val="00D14463"/>
    <w:rsid w:val="00D15BFC"/>
    <w:rsid w:val="00D23B4A"/>
    <w:rsid w:val="00D25124"/>
    <w:rsid w:val="00D2726D"/>
    <w:rsid w:val="00D34269"/>
    <w:rsid w:val="00D34A10"/>
    <w:rsid w:val="00D4111B"/>
    <w:rsid w:val="00D45DDC"/>
    <w:rsid w:val="00D62008"/>
    <w:rsid w:val="00D67CDC"/>
    <w:rsid w:val="00D7303C"/>
    <w:rsid w:val="00D74EC8"/>
    <w:rsid w:val="00D7702E"/>
    <w:rsid w:val="00D80CC2"/>
    <w:rsid w:val="00D80DBF"/>
    <w:rsid w:val="00D83114"/>
    <w:rsid w:val="00D83575"/>
    <w:rsid w:val="00D92B7B"/>
    <w:rsid w:val="00DA011E"/>
    <w:rsid w:val="00DA3299"/>
    <w:rsid w:val="00DA3ADC"/>
    <w:rsid w:val="00DA5DDE"/>
    <w:rsid w:val="00DA72A1"/>
    <w:rsid w:val="00DB34DC"/>
    <w:rsid w:val="00DB4D9E"/>
    <w:rsid w:val="00DB5562"/>
    <w:rsid w:val="00DB6720"/>
    <w:rsid w:val="00DB7E5C"/>
    <w:rsid w:val="00DC703F"/>
    <w:rsid w:val="00DC7C62"/>
    <w:rsid w:val="00DD618A"/>
    <w:rsid w:val="00DD65CD"/>
    <w:rsid w:val="00DD7023"/>
    <w:rsid w:val="00DD7AD4"/>
    <w:rsid w:val="00DE1FB6"/>
    <w:rsid w:val="00DE2FA0"/>
    <w:rsid w:val="00DF06F7"/>
    <w:rsid w:val="00DF4B16"/>
    <w:rsid w:val="00DF54BA"/>
    <w:rsid w:val="00DF67D1"/>
    <w:rsid w:val="00DF715C"/>
    <w:rsid w:val="00E005F9"/>
    <w:rsid w:val="00E16A7D"/>
    <w:rsid w:val="00E23960"/>
    <w:rsid w:val="00E2509A"/>
    <w:rsid w:val="00E3152D"/>
    <w:rsid w:val="00E351F9"/>
    <w:rsid w:val="00E4088E"/>
    <w:rsid w:val="00E422C6"/>
    <w:rsid w:val="00E517D4"/>
    <w:rsid w:val="00E529B8"/>
    <w:rsid w:val="00E5634F"/>
    <w:rsid w:val="00E61BCC"/>
    <w:rsid w:val="00E746FD"/>
    <w:rsid w:val="00E76CBE"/>
    <w:rsid w:val="00E778E5"/>
    <w:rsid w:val="00E8118D"/>
    <w:rsid w:val="00E82D93"/>
    <w:rsid w:val="00E84468"/>
    <w:rsid w:val="00E845B1"/>
    <w:rsid w:val="00E864EB"/>
    <w:rsid w:val="00E910B0"/>
    <w:rsid w:val="00E92801"/>
    <w:rsid w:val="00E95A61"/>
    <w:rsid w:val="00EA1DAB"/>
    <w:rsid w:val="00EA4874"/>
    <w:rsid w:val="00EA5FEB"/>
    <w:rsid w:val="00EB3F2A"/>
    <w:rsid w:val="00ED23BE"/>
    <w:rsid w:val="00EF1723"/>
    <w:rsid w:val="00EF1B37"/>
    <w:rsid w:val="00F01676"/>
    <w:rsid w:val="00F03DB4"/>
    <w:rsid w:val="00F044BE"/>
    <w:rsid w:val="00F11DF0"/>
    <w:rsid w:val="00F16052"/>
    <w:rsid w:val="00F163FD"/>
    <w:rsid w:val="00F214D1"/>
    <w:rsid w:val="00F27728"/>
    <w:rsid w:val="00F351EF"/>
    <w:rsid w:val="00F35D57"/>
    <w:rsid w:val="00F36C07"/>
    <w:rsid w:val="00F41A4E"/>
    <w:rsid w:val="00F44AC4"/>
    <w:rsid w:val="00F510A7"/>
    <w:rsid w:val="00F534FC"/>
    <w:rsid w:val="00F53677"/>
    <w:rsid w:val="00F559AF"/>
    <w:rsid w:val="00F66D6A"/>
    <w:rsid w:val="00F7072A"/>
    <w:rsid w:val="00F81104"/>
    <w:rsid w:val="00F81305"/>
    <w:rsid w:val="00F81E2E"/>
    <w:rsid w:val="00F846D9"/>
    <w:rsid w:val="00F85363"/>
    <w:rsid w:val="00F87800"/>
    <w:rsid w:val="00FA36C0"/>
    <w:rsid w:val="00FA7018"/>
    <w:rsid w:val="00FB2802"/>
    <w:rsid w:val="00FB2B08"/>
    <w:rsid w:val="00FC3705"/>
    <w:rsid w:val="00FD477F"/>
    <w:rsid w:val="00FE5BC1"/>
    <w:rsid w:val="00FF2E21"/>
    <w:rsid w:val="29B94D7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22443"/>
  <w15:docId w15:val="{7D51492D-9317-B74F-9910-27BEE678E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de-DE" w:eastAsia="de-DE"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F1B37"/>
    <w:rPr>
      <w:rFonts w:ascii="Lora" w:hAnsi="Lora"/>
    </w:rPr>
  </w:style>
  <w:style w:type="paragraph" w:styleId="berschrift1">
    <w:name w:val="heading 1"/>
    <w:basedOn w:val="Standard"/>
    <w:next w:val="Standard"/>
    <w:uiPriority w:val="9"/>
    <w:qFormat/>
    <w:rsid w:val="00BD25EC"/>
    <w:pPr>
      <w:keepNext/>
      <w:keepLines/>
      <w:spacing w:before="120" w:after="120"/>
      <w:jc w:val="center"/>
      <w:outlineLvl w:val="0"/>
    </w:pPr>
    <w:rPr>
      <w:b/>
      <w:color w:val="000000" w:themeColor="text1"/>
      <w:sz w:val="28"/>
      <w:szCs w:val="32"/>
    </w:rPr>
  </w:style>
  <w:style w:type="paragraph" w:styleId="berschrift2">
    <w:name w:val="heading 2"/>
    <w:basedOn w:val="Standard"/>
    <w:next w:val="Standard"/>
    <w:uiPriority w:val="9"/>
    <w:unhideWhenUsed/>
    <w:qFormat/>
    <w:rsid w:val="00BD25EC"/>
    <w:pPr>
      <w:keepNext/>
      <w:keepLines/>
      <w:spacing w:before="240" w:after="120"/>
      <w:jc w:val="left"/>
      <w:outlineLvl w:val="1"/>
    </w:pPr>
    <w:rPr>
      <w:b/>
      <w:color w:val="000000" w:themeColor="text1"/>
      <w:sz w:val="28"/>
      <w:szCs w:val="26"/>
    </w:rPr>
  </w:style>
  <w:style w:type="paragraph" w:styleId="berschrift3">
    <w:name w:val="heading 3"/>
    <w:basedOn w:val="Standard"/>
    <w:next w:val="Standard"/>
    <w:uiPriority w:val="9"/>
    <w:unhideWhenUsed/>
    <w:qFormat/>
    <w:rsid w:val="00BD25EC"/>
    <w:pPr>
      <w:keepNext/>
      <w:keepLines/>
      <w:spacing w:before="40" w:after="0"/>
      <w:jc w:val="left"/>
      <w:outlineLvl w:val="2"/>
    </w:pPr>
    <w:rPr>
      <w:b/>
      <w:color w:val="000000" w:themeColor="text1"/>
      <w:sz w:val="24"/>
      <w:szCs w:val="24"/>
    </w:rPr>
  </w:style>
  <w:style w:type="paragraph" w:styleId="berschrift4">
    <w:name w:val="heading 4"/>
    <w:basedOn w:val="Standard"/>
    <w:next w:val="Standard"/>
    <w:uiPriority w:val="9"/>
    <w:semiHidden/>
    <w:unhideWhenUsed/>
    <w:qFormat/>
    <w:pPr>
      <w:keepNext/>
      <w:keepLines/>
      <w:spacing w:before="40" w:after="0"/>
      <w:outlineLvl w:val="3"/>
    </w:pPr>
    <w:rPr>
      <w:rFonts w:ascii="Calibri" w:hAnsi="Calibri"/>
      <w:i/>
      <w:color w:val="2F5496"/>
    </w:rPr>
  </w:style>
  <w:style w:type="paragraph" w:styleId="berschrift5">
    <w:name w:val="heading 5"/>
    <w:basedOn w:val="Standard"/>
    <w:next w:val="Standard"/>
    <w:uiPriority w:val="9"/>
    <w:semiHidden/>
    <w:unhideWhenUsed/>
    <w:qFormat/>
    <w:pPr>
      <w:keepNext/>
      <w:keepLines/>
      <w:spacing w:before="40" w:after="0"/>
      <w:outlineLvl w:val="4"/>
    </w:pPr>
    <w:rPr>
      <w:rFonts w:ascii="Calibri" w:hAnsi="Calibri"/>
      <w:color w:val="2F5496"/>
    </w:rPr>
  </w:style>
  <w:style w:type="paragraph" w:styleId="berschrift6">
    <w:name w:val="heading 6"/>
    <w:basedOn w:val="Standard"/>
    <w:next w:val="Standard"/>
    <w:uiPriority w:val="9"/>
    <w:semiHidden/>
    <w:unhideWhenUsed/>
    <w:qFormat/>
    <w:pPr>
      <w:keepNext/>
      <w:keepLines/>
      <w:spacing w:before="40" w:after="0"/>
      <w:outlineLvl w:val="5"/>
    </w:pPr>
    <w:rPr>
      <w:rFonts w:ascii="Calibri" w:hAnsi="Calibri"/>
      <w:color w:val="1F3863"/>
    </w:rPr>
  </w:style>
  <w:style w:type="paragraph" w:styleId="berschrift7">
    <w:name w:val="heading 7"/>
    <w:basedOn w:val="Standard"/>
    <w:next w:val="Standard"/>
    <w:link w:val="berschrift7Zchn"/>
    <w:uiPriority w:val="9"/>
    <w:semiHidden/>
    <w:unhideWhenUsed/>
    <w:qFormat/>
    <w:rsid w:val="006704B8"/>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6704B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704B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el">
    <w:name w:val="Title"/>
    <w:basedOn w:val="Standard"/>
    <w:next w:val="Standard"/>
    <w:uiPriority w:val="10"/>
    <w:qFormat/>
    <w:rsid w:val="00C8729F"/>
    <w:pPr>
      <w:keepNext/>
      <w:keepLines/>
      <w:spacing w:before="480" w:after="120"/>
      <w:jc w:val="center"/>
    </w:pPr>
    <w:rPr>
      <w:b/>
      <w:sz w:val="28"/>
      <w:szCs w:val="72"/>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sz w:val="20"/>
      <w:szCs w:val="20"/>
    </w:rPr>
  </w:style>
  <w:style w:type="character" w:styleId="Kommentarzeichen">
    <w:name w:val="annotation reference"/>
    <w:basedOn w:val="Absatz-Standardschriftart"/>
    <w:uiPriority w:val="99"/>
    <w:semiHidden/>
    <w:unhideWhenUsed/>
    <w:rPr>
      <w:sz w:val="16"/>
      <w:szCs w:val="16"/>
    </w:rPr>
  </w:style>
  <w:style w:type="paragraph" w:styleId="Funotentext">
    <w:name w:val="footnote text"/>
    <w:basedOn w:val="Standard"/>
    <w:link w:val="FunotentextZchn"/>
    <w:uiPriority w:val="99"/>
    <w:semiHidden/>
    <w:unhideWhenUsed/>
    <w:rsid w:val="00A7027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7027F"/>
    <w:rPr>
      <w:sz w:val="20"/>
      <w:szCs w:val="20"/>
    </w:rPr>
  </w:style>
  <w:style w:type="character" w:styleId="Funotenzeichen">
    <w:name w:val="footnote reference"/>
    <w:basedOn w:val="Absatz-Standardschriftart"/>
    <w:uiPriority w:val="99"/>
    <w:semiHidden/>
    <w:unhideWhenUsed/>
    <w:rsid w:val="00A7027F"/>
    <w:rPr>
      <w:vertAlign w:val="superscript"/>
    </w:rPr>
  </w:style>
  <w:style w:type="paragraph" w:styleId="Beschriftung">
    <w:name w:val="caption"/>
    <w:basedOn w:val="Standard"/>
    <w:next w:val="Standard"/>
    <w:uiPriority w:val="35"/>
    <w:unhideWhenUsed/>
    <w:qFormat/>
    <w:rsid w:val="008F731D"/>
    <w:pPr>
      <w:spacing w:after="200" w:line="240" w:lineRule="auto"/>
    </w:pPr>
    <w:rPr>
      <w:i/>
      <w:iCs/>
      <w:color w:val="000000" w:themeColor="text1"/>
      <w:sz w:val="20"/>
      <w:szCs w:val="18"/>
    </w:rPr>
  </w:style>
  <w:style w:type="character" w:styleId="Hervorhebung">
    <w:name w:val="Emphasis"/>
    <w:aliases w:val="Abbildungstitel"/>
    <w:basedOn w:val="Absatz-Standardschriftart"/>
    <w:uiPriority w:val="20"/>
    <w:qFormat/>
    <w:rsid w:val="00CA3505"/>
    <w:rPr>
      <w:rFonts w:ascii="Lora" w:hAnsi="Lora"/>
      <w:i/>
      <w:iCs/>
    </w:rPr>
  </w:style>
  <w:style w:type="paragraph" w:styleId="Listenabsatz">
    <w:name w:val="List Paragraph"/>
    <w:basedOn w:val="Standard"/>
    <w:uiPriority w:val="34"/>
    <w:qFormat/>
    <w:rsid w:val="00CA3505"/>
    <w:pPr>
      <w:ind w:left="720"/>
      <w:contextualSpacing/>
    </w:pPr>
  </w:style>
  <w:style w:type="paragraph" w:styleId="Kommentarthema">
    <w:name w:val="annotation subject"/>
    <w:basedOn w:val="Kommentartext"/>
    <w:next w:val="Kommentartext"/>
    <w:link w:val="KommentarthemaZchn"/>
    <w:uiPriority w:val="99"/>
    <w:semiHidden/>
    <w:unhideWhenUsed/>
    <w:rsid w:val="009C38E9"/>
    <w:rPr>
      <w:b/>
      <w:bCs/>
    </w:rPr>
  </w:style>
  <w:style w:type="character" w:customStyle="1" w:styleId="KommentarthemaZchn">
    <w:name w:val="Kommentarthema Zchn"/>
    <w:basedOn w:val="KommentartextZchn"/>
    <w:link w:val="Kommentarthema"/>
    <w:uiPriority w:val="99"/>
    <w:semiHidden/>
    <w:rsid w:val="009C38E9"/>
    <w:rPr>
      <w:rFonts w:ascii="Lora" w:hAnsi="Lora"/>
      <w:b/>
      <w:bCs/>
      <w:sz w:val="20"/>
      <w:szCs w:val="20"/>
    </w:rPr>
  </w:style>
  <w:style w:type="character" w:styleId="Platzhaltertext">
    <w:name w:val="Placeholder Text"/>
    <w:basedOn w:val="Absatz-Standardschriftart"/>
    <w:uiPriority w:val="99"/>
    <w:semiHidden/>
    <w:rsid w:val="006704B8"/>
    <w:rPr>
      <w:color w:val="808080"/>
    </w:rPr>
  </w:style>
  <w:style w:type="paragraph" w:customStyle="1" w:styleId="CitaviBibliographyEntry">
    <w:name w:val="Citavi Bibliography Entry"/>
    <w:basedOn w:val="Standard"/>
    <w:link w:val="CitaviBibliographyEntryZchn"/>
    <w:uiPriority w:val="99"/>
    <w:rsid w:val="006704B8"/>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uiPriority w:val="99"/>
    <w:rsid w:val="006704B8"/>
    <w:rPr>
      <w:rFonts w:ascii="Lora" w:hAnsi="Lora"/>
    </w:rPr>
  </w:style>
  <w:style w:type="paragraph" w:customStyle="1" w:styleId="CitaviBibliographyHeading">
    <w:name w:val="Citavi Bibliography Heading"/>
    <w:basedOn w:val="berschrift1"/>
    <w:link w:val="CitaviBibliographyHeadingZchn"/>
    <w:uiPriority w:val="99"/>
    <w:rsid w:val="006704B8"/>
  </w:style>
  <w:style w:type="character" w:customStyle="1" w:styleId="CitaviBibliographyHeadingZchn">
    <w:name w:val="Citavi Bibliography Heading Zchn"/>
    <w:basedOn w:val="Absatz-Standardschriftart"/>
    <w:link w:val="CitaviBibliographyHeading"/>
    <w:uiPriority w:val="99"/>
    <w:rsid w:val="006704B8"/>
    <w:rPr>
      <w:rFonts w:ascii="Lora" w:hAnsi="Lora"/>
      <w:b/>
      <w:color w:val="000000" w:themeColor="text1"/>
      <w:sz w:val="26"/>
      <w:szCs w:val="32"/>
    </w:rPr>
  </w:style>
  <w:style w:type="paragraph" w:customStyle="1" w:styleId="CitaviChapterBibliographyHeading">
    <w:name w:val="Citavi Chapter Bibliography Heading"/>
    <w:basedOn w:val="berschrift2"/>
    <w:link w:val="CitaviChapterBibliographyHeadingZchn"/>
    <w:uiPriority w:val="99"/>
    <w:rsid w:val="006704B8"/>
  </w:style>
  <w:style w:type="character" w:customStyle="1" w:styleId="CitaviChapterBibliographyHeadingZchn">
    <w:name w:val="Citavi Chapter Bibliography Heading Zchn"/>
    <w:basedOn w:val="Absatz-Standardschriftart"/>
    <w:link w:val="CitaviChapterBibliographyHeading"/>
    <w:uiPriority w:val="99"/>
    <w:rsid w:val="006704B8"/>
    <w:rPr>
      <w:rFonts w:ascii="Lora" w:hAnsi="Lora"/>
      <w:b/>
      <w:color w:val="000000" w:themeColor="text1"/>
      <w:szCs w:val="26"/>
    </w:rPr>
  </w:style>
  <w:style w:type="paragraph" w:customStyle="1" w:styleId="CitaviBibliographySubheading1">
    <w:name w:val="Citavi Bibliography Subheading 1"/>
    <w:basedOn w:val="berschrift2"/>
    <w:link w:val="CitaviBibliographySubheading1Zchn"/>
    <w:uiPriority w:val="99"/>
    <w:rsid w:val="006704B8"/>
    <w:pPr>
      <w:outlineLvl w:val="9"/>
    </w:pPr>
    <w:rPr>
      <w:rFonts w:eastAsia="Lora" w:cs="Lora"/>
    </w:rPr>
  </w:style>
  <w:style w:type="character" w:customStyle="1" w:styleId="CitaviBibliographySubheading1Zchn">
    <w:name w:val="Citavi Bibliography Subheading 1 Zchn"/>
    <w:basedOn w:val="Absatz-Standardschriftart"/>
    <w:link w:val="CitaviBibliographySubheading1"/>
    <w:uiPriority w:val="99"/>
    <w:rsid w:val="006704B8"/>
    <w:rPr>
      <w:rFonts w:ascii="Lora" w:eastAsia="Lora" w:hAnsi="Lora" w:cs="Lora"/>
      <w:b/>
      <w:color w:val="000000" w:themeColor="text1"/>
      <w:szCs w:val="26"/>
    </w:rPr>
  </w:style>
  <w:style w:type="paragraph" w:customStyle="1" w:styleId="CitaviBibliographySubheading2">
    <w:name w:val="Citavi Bibliography Subheading 2"/>
    <w:basedOn w:val="berschrift3"/>
    <w:link w:val="CitaviBibliographySubheading2Zchn"/>
    <w:uiPriority w:val="99"/>
    <w:rsid w:val="006704B8"/>
    <w:pPr>
      <w:outlineLvl w:val="9"/>
    </w:pPr>
    <w:rPr>
      <w:rFonts w:eastAsia="Lora" w:cs="Lora"/>
    </w:rPr>
  </w:style>
  <w:style w:type="character" w:customStyle="1" w:styleId="CitaviBibliographySubheading2Zchn">
    <w:name w:val="Citavi Bibliography Subheading 2 Zchn"/>
    <w:basedOn w:val="Absatz-Standardschriftart"/>
    <w:link w:val="CitaviBibliographySubheading2"/>
    <w:uiPriority w:val="99"/>
    <w:rsid w:val="006704B8"/>
    <w:rPr>
      <w:rFonts w:eastAsia="Lora" w:cs="Lora"/>
      <w:color w:val="1F3863"/>
      <w:sz w:val="24"/>
      <w:szCs w:val="24"/>
    </w:rPr>
  </w:style>
  <w:style w:type="paragraph" w:customStyle="1" w:styleId="CitaviBibliographySubheading3">
    <w:name w:val="Citavi Bibliography Subheading 3"/>
    <w:basedOn w:val="berschrift4"/>
    <w:link w:val="CitaviBibliographySubheading3Zchn"/>
    <w:uiPriority w:val="99"/>
    <w:rsid w:val="006704B8"/>
    <w:pPr>
      <w:jc w:val="left"/>
      <w:outlineLvl w:val="9"/>
    </w:pPr>
    <w:rPr>
      <w:rFonts w:eastAsia="Lora" w:cs="Lora"/>
    </w:rPr>
  </w:style>
  <w:style w:type="character" w:customStyle="1" w:styleId="CitaviBibliographySubheading3Zchn">
    <w:name w:val="Citavi Bibliography Subheading 3 Zchn"/>
    <w:basedOn w:val="Absatz-Standardschriftart"/>
    <w:link w:val="CitaviBibliographySubheading3"/>
    <w:uiPriority w:val="99"/>
    <w:rsid w:val="006704B8"/>
    <w:rPr>
      <w:rFonts w:eastAsia="Lora" w:cs="Lora"/>
      <w:i/>
      <w:color w:val="2F5496"/>
    </w:rPr>
  </w:style>
  <w:style w:type="paragraph" w:customStyle="1" w:styleId="CitaviBibliographySubheading4">
    <w:name w:val="Citavi Bibliography Subheading 4"/>
    <w:basedOn w:val="berschrift5"/>
    <w:link w:val="CitaviBibliographySubheading4Zchn"/>
    <w:uiPriority w:val="99"/>
    <w:rsid w:val="006704B8"/>
    <w:pPr>
      <w:jc w:val="left"/>
      <w:outlineLvl w:val="9"/>
    </w:pPr>
    <w:rPr>
      <w:rFonts w:eastAsia="Lora" w:cs="Lora"/>
    </w:rPr>
  </w:style>
  <w:style w:type="character" w:customStyle="1" w:styleId="CitaviBibliographySubheading4Zchn">
    <w:name w:val="Citavi Bibliography Subheading 4 Zchn"/>
    <w:basedOn w:val="Absatz-Standardschriftart"/>
    <w:link w:val="CitaviBibliographySubheading4"/>
    <w:uiPriority w:val="99"/>
    <w:rsid w:val="006704B8"/>
    <w:rPr>
      <w:rFonts w:eastAsia="Lora" w:cs="Lora"/>
      <w:color w:val="2F5496"/>
    </w:rPr>
  </w:style>
  <w:style w:type="paragraph" w:customStyle="1" w:styleId="CitaviBibliographySubheading5">
    <w:name w:val="Citavi Bibliography Subheading 5"/>
    <w:basedOn w:val="berschrift6"/>
    <w:link w:val="CitaviBibliographySubheading5Zchn"/>
    <w:uiPriority w:val="99"/>
    <w:rsid w:val="006704B8"/>
    <w:pPr>
      <w:jc w:val="left"/>
      <w:outlineLvl w:val="9"/>
    </w:pPr>
    <w:rPr>
      <w:rFonts w:eastAsia="Lora" w:cs="Lora"/>
    </w:rPr>
  </w:style>
  <w:style w:type="character" w:customStyle="1" w:styleId="CitaviBibliographySubheading5Zchn">
    <w:name w:val="Citavi Bibliography Subheading 5 Zchn"/>
    <w:basedOn w:val="Absatz-Standardschriftart"/>
    <w:link w:val="CitaviBibliographySubheading5"/>
    <w:uiPriority w:val="99"/>
    <w:rsid w:val="006704B8"/>
    <w:rPr>
      <w:rFonts w:eastAsia="Lora" w:cs="Lora"/>
      <w:color w:val="1F3863"/>
    </w:rPr>
  </w:style>
  <w:style w:type="paragraph" w:customStyle="1" w:styleId="CitaviBibliographySubheading6">
    <w:name w:val="Citavi Bibliography Subheading 6"/>
    <w:basedOn w:val="berschrift7"/>
    <w:link w:val="CitaviBibliographySubheading6Zchn"/>
    <w:uiPriority w:val="99"/>
    <w:rsid w:val="006704B8"/>
    <w:pPr>
      <w:jc w:val="left"/>
      <w:outlineLvl w:val="9"/>
    </w:pPr>
    <w:rPr>
      <w:rFonts w:eastAsia="Lora" w:cs="Lora"/>
    </w:rPr>
  </w:style>
  <w:style w:type="character" w:customStyle="1" w:styleId="CitaviBibliographySubheading6Zchn">
    <w:name w:val="Citavi Bibliography Subheading 6 Zchn"/>
    <w:basedOn w:val="Absatz-Standardschriftart"/>
    <w:link w:val="CitaviBibliographySubheading6"/>
    <w:uiPriority w:val="99"/>
    <w:rsid w:val="006704B8"/>
    <w:rPr>
      <w:rFonts w:asciiTheme="majorHAnsi" w:eastAsia="Lora" w:hAnsiTheme="majorHAnsi" w:cs="Lora"/>
      <w:i/>
      <w:iCs/>
      <w:color w:val="243F60" w:themeColor="accent1" w:themeShade="7F"/>
    </w:rPr>
  </w:style>
  <w:style w:type="character" w:customStyle="1" w:styleId="berschrift7Zchn">
    <w:name w:val="Überschrift 7 Zchn"/>
    <w:basedOn w:val="Absatz-Standardschriftart"/>
    <w:link w:val="berschrift7"/>
    <w:uiPriority w:val="9"/>
    <w:semiHidden/>
    <w:rsid w:val="006704B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berschrift8"/>
    <w:link w:val="CitaviBibliographySubheading7Zchn"/>
    <w:uiPriority w:val="99"/>
    <w:rsid w:val="006704B8"/>
    <w:pPr>
      <w:jc w:val="left"/>
      <w:outlineLvl w:val="9"/>
    </w:pPr>
    <w:rPr>
      <w:rFonts w:eastAsia="Lora" w:cs="Lora"/>
    </w:rPr>
  </w:style>
  <w:style w:type="character" w:customStyle="1" w:styleId="CitaviBibliographySubheading7Zchn">
    <w:name w:val="Citavi Bibliography Subheading 7 Zchn"/>
    <w:basedOn w:val="Absatz-Standardschriftart"/>
    <w:link w:val="CitaviBibliographySubheading7"/>
    <w:uiPriority w:val="99"/>
    <w:rsid w:val="006704B8"/>
    <w:rPr>
      <w:rFonts w:asciiTheme="majorHAnsi" w:eastAsia="Lora" w:hAnsiTheme="majorHAnsi" w:cs="Lora"/>
      <w:color w:val="272727" w:themeColor="text1" w:themeTint="D8"/>
      <w:sz w:val="21"/>
      <w:szCs w:val="21"/>
    </w:rPr>
  </w:style>
  <w:style w:type="character" w:customStyle="1" w:styleId="berschrift8Zchn">
    <w:name w:val="Überschrift 8 Zchn"/>
    <w:basedOn w:val="Absatz-Standardschriftart"/>
    <w:link w:val="berschrift8"/>
    <w:uiPriority w:val="9"/>
    <w:semiHidden/>
    <w:rsid w:val="006704B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6704B8"/>
    <w:pPr>
      <w:jc w:val="left"/>
      <w:outlineLvl w:val="9"/>
    </w:pPr>
    <w:rPr>
      <w:rFonts w:eastAsia="Lora" w:cs="Lora"/>
    </w:rPr>
  </w:style>
  <w:style w:type="character" w:customStyle="1" w:styleId="CitaviBibliographySubheading8Zchn">
    <w:name w:val="Citavi Bibliography Subheading 8 Zchn"/>
    <w:basedOn w:val="Absatz-Standardschriftart"/>
    <w:link w:val="CitaviBibliographySubheading8"/>
    <w:uiPriority w:val="99"/>
    <w:rsid w:val="006704B8"/>
    <w:rPr>
      <w:rFonts w:asciiTheme="majorHAnsi" w:eastAsia="Lora" w:hAnsiTheme="majorHAnsi" w:cs="Lora"/>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6704B8"/>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D13ADE"/>
    <w:pPr>
      <w:spacing w:after="0" w:line="240" w:lineRule="auto"/>
      <w:jc w:val="left"/>
    </w:pPr>
    <w:rPr>
      <w:rFonts w:ascii="Lora" w:hAnsi="Lora"/>
    </w:rPr>
  </w:style>
  <w:style w:type="character" w:styleId="Hyperlink">
    <w:name w:val="Hyperlink"/>
    <w:basedOn w:val="Absatz-Standardschriftart"/>
    <w:uiPriority w:val="99"/>
    <w:unhideWhenUsed/>
    <w:rsid w:val="00FE5BC1"/>
    <w:rPr>
      <w:color w:val="0000FF" w:themeColor="hyperlink"/>
      <w:u w:val="single"/>
    </w:rPr>
  </w:style>
  <w:style w:type="character" w:styleId="NichtaufgelsteErwhnung">
    <w:name w:val="Unresolved Mention"/>
    <w:basedOn w:val="Absatz-Standardschriftart"/>
    <w:uiPriority w:val="99"/>
    <w:semiHidden/>
    <w:unhideWhenUsed/>
    <w:rsid w:val="00FE5BC1"/>
    <w:rPr>
      <w:color w:val="605E5C"/>
      <w:shd w:val="clear" w:color="auto" w:fill="E1DFDD"/>
    </w:rPr>
  </w:style>
  <w:style w:type="character" w:styleId="BesuchterLink">
    <w:name w:val="FollowedHyperlink"/>
    <w:basedOn w:val="Absatz-Standardschriftart"/>
    <w:uiPriority w:val="99"/>
    <w:semiHidden/>
    <w:unhideWhenUsed/>
    <w:rsid w:val="00435B72"/>
    <w:rPr>
      <w:color w:val="800080" w:themeColor="followedHyperlink"/>
      <w:u w:val="single"/>
    </w:rPr>
  </w:style>
  <w:style w:type="paragraph" w:styleId="StandardWeb">
    <w:name w:val="Normal (Web)"/>
    <w:basedOn w:val="Standard"/>
    <w:uiPriority w:val="99"/>
    <w:semiHidden/>
    <w:unhideWhenUsed/>
    <w:rsid w:val="00C50124"/>
    <w:pPr>
      <w:spacing w:before="100" w:beforeAutospacing="1" w:after="100" w:afterAutospacing="1" w:line="240" w:lineRule="auto"/>
      <w:jc w:val="left"/>
    </w:pPr>
    <w:rPr>
      <w:rFonts w:ascii="Times New Roman" w:eastAsia="Times New Roman" w:hAnsi="Times New Roman" w:cs="Times New Roman"/>
      <w:sz w:val="24"/>
      <w:szCs w:val="24"/>
    </w:rPr>
  </w:style>
  <w:style w:type="table" w:styleId="Tabellenraster">
    <w:name w:val="Table Grid"/>
    <w:basedOn w:val="NormaleTabelle"/>
    <w:uiPriority w:val="39"/>
    <w:rsid w:val="008F6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23512">
      <w:bodyDiv w:val="1"/>
      <w:marLeft w:val="0"/>
      <w:marRight w:val="0"/>
      <w:marTop w:val="0"/>
      <w:marBottom w:val="0"/>
      <w:divBdr>
        <w:top w:val="none" w:sz="0" w:space="0" w:color="auto"/>
        <w:left w:val="none" w:sz="0" w:space="0" w:color="auto"/>
        <w:bottom w:val="none" w:sz="0" w:space="0" w:color="auto"/>
        <w:right w:val="none" w:sz="0" w:space="0" w:color="auto"/>
      </w:divBdr>
    </w:div>
    <w:div w:id="1240024447">
      <w:bodyDiv w:val="1"/>
      <w:marLeft w:val="0"/>
      <w:marRight w:val="0"/>
      <w:marTop w:val="0"/>
      <w:marBottom w:val="0"/>
      <w:divBdr>
        <w:top w:val="none" w:sz="0" w:space="0" w:color="auto"/>
        <w:left w:val="none" w:sz="0" w:space="0" w:color="auto"/>
        <w:bottom w:val="none" w:sz="0" w:space="0" w:color="auto"/>
        <w:right w:val="none" w:sz="0" w:space="0" w:color="auto"/>
      </w:divBdr>
    </w:div>
    <w:div w:id="1306466318">
      <w:bodyDiv w:val="1"/>
      <w:marLeft w:val="0"/>
      <w:marRight w:val="0"/>
      <w:marTop w:val="0"/>
      <w:marBottom w:val="0"/>
      <w:divBdr>
        <w:top w:val="none" w:sz="0" w:space="0" w:color="auto"/>
        <w:left w:val="none" w:sz="0" w:space="0" w:color="auto"/>
        <w:bottom w:val="none" w:sz="0" w:space="0" w:color="auto"/>
        <w:right w:val="none" w:sz="0" w:space="0" w:color="auto"/>
      </w:divBdr>
    </w:div>
    <w:div w:id="1802066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bib.bund.de/Permalink.html?cms_permaid=1217910" TargetMode="External"/><Relationship Id="rId1" Type="http://schemas.openxmlformats.org/officeDocument/2006/relationships/hyperlink" Target="https://www.springer.com/journal/11615/submission-guidelines"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orcid.org/0009-0009-4863-6458"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elias.koch@student.hu-berlin.d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orcid.org/0000-0001-9577-7151" TargetMode="External"/><Relationship Id="rId23" Type="http://schemas.openxmlformats.org/officeDocument/2006/relationships/image" Target="media/image8.png"/><Relationship Id="rId28" Type="http://schemas.openxmlformats.org/officeDocument/2006/relationships/header" Target="header2.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christian.stecker@tu-darmstadt.de"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glossaryDocument" Target="glossary/document.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5B633ED2-30AC-4C53-8E45-33732A9DD454}"/>
      </w:docPartPr>
      <w:docPartBody>
        <w:p w:rsidR="0035144F" w:rsidRDefault="00EA3F71">
          <w:r w:rsidRPr="002D4D40">
            <w:rPr>
              <w:rStyle w:val="Platzhaltertext"/>
            </w:rPr>
            <w:t>Klicken oder tippen Sie hier, um Text einzugeben.</w:t>
          </w:r>
        </w:p>
      </w:docPartBody>
    </w:docPart>
    <w:docPart>
      <w:docPartPr>
        <w:name w:val="4B1F85BBB93E4EAA99378A69A54CAE16"/>
        <w:category>
          <w:name w:val="Allgemein"/>
          <w:gallery w:val="placeholder"/>
        </w:category>
        <w:types>
          <w:type w:val="bbPlcHdr"/>
        </w:types>
        <w:behaviors>
          <w:behavior w:val="content"/>
        </w:behaviors>
        <w:guid w:val="{66EF2990-DB82-4A07-864F-F22AAE34F343}"/>
      </w:docPartPr>
      <w:docPartBody>
        <w:p w:rsidR="00542F2C" w:rsidRDefault="00092611" w:rsidP="00092611">
          <w:pPr>
            <w:pStyle w:val="4B1F85BBB93E4EAA99378A69A54CAE16"/>
          </w:pPr>
          <w:r w:rsidRPr="002D4D40">
            <w:rPr>
              <w:rStyle w:val="Platzhaltertext"/>
            </w:rPr>
            <w:t>Klicken oder tippen Sie hier, um Text einzugeben.</w:t>
          </w:r>
        </w:p>
      </w:docPartBody>
    </w:docPart>
    <w:docPart>
      <w:docPartPr>
        <w:name w:val="B54C060706C04619B8F05194BD80D9F5"/>
        <w:category>
          <w:name w:val="Allgemein"/>
          <w:gallery w:val="placeholder"/>
        </w:category>
        <w:types>
          <w:type w:val="bbPlcHdr"/>
        </w:types>
        <w:behaviors>
          <w:behavior w:val="content"/>
        </w:behaviors>
        <w:guid w:val="{49A90F8D-C452-4D84-80E3-1C675FBA50F7}"/>
      </w:docPartPr>
      <w:docPartBody>
        <w:p w:rsidR="00EE069F" w:rsidRDefault="00F72A43" w:rsidP="00F72A43">
          <w:pPr>
            <w:pStyle w:val="B54C060706C04619B8F05194BD80D9F5"/>
          </w:pPr>
          <w:r w:rsidRPr="002D4D40">
            <w:rPr>
              <w:rStyle w:val="Platzhaltertext"/>
            </w:rPr>
            <w:t>Klicken oder tippen Sie hier, um Text einzugeben.</w:t>
          </w:r>
        </w:p>
      </w:docPartBody>
    </w:docPart>
    <w:docPart>
      <w:docPartPr>
        <w:name w:val="5F72A090A0472046B6CD49CABE5D04C2"/>
        <w:category>
          <w:name w:val="Allgemein"/>
          <w:gallery w:val="placeholder"/>
        </w:category>
        <w:types>
          <w:type w:val="bbPlcHdr"/>
        </w:types>
        <w:behaviors>
          <w:behavior w:val="content"/>
        </w:behaviors>
        <w:guid w:val="{9FB516E6-A89A-6046-9ADB-74ED31459F04}"/>
      </w:docPartPr>
      <w:docPartBody>
        <w:p w:rsidR="00B841D6" w:rsidRDefault="00E74F1F" w:rsidP="00E74F1F">
          <w:pPr>
            <w:pStyle w:val="5F72A090A0472046B6CD49CABE5D04C2"/>
          </w:pPr>
          <w:r w:rsidRPr="002D4D40">
            <w:rPr>
              <w:rStyle w:val="Platzhaltertext"/>
            </w:rPr>
            <w:t>Klicken oder tippen Sie hier, um Text einzugeben.</w:t>
          </w:r>
        </w:p>
      </w:docPartBody>
    </w:docPart>
    <w:docPart>
      <w:docPartPr>
        <w:name w:val="12D34368EDFD6A4FA6BC9DEF74AEA363"/>
        <w:category>
          <w:name w:val="Allgemein"/>
          <w:gallery w:val="placeholder"/>
        </w:category>
        <w:types>
          <w:type w:val="bbPlcHdr"/>
        </w:types>
        <w:behaviors>
          <w:behavior w:val="content"/>
        </w:behaviors>
        <w:guid w:val="{0148E4AA-9468-6B48-AF2D-F0A2864124A4}"/>
      </w:docPartPr>
      <w:docPartBody>
        <w:p w:rsidR="00B841D6" w:rsidRDefault="00E74F1F" w:rsidP="00E74F1F">
          <w:pPr>
            <w:pStyle w:val="12D34368EDFD6A4FA6BC9DEF74AEA363"/>
          </w:pPr>
          <w:r w:rsidRPr="002D4D40">
            <w:rPr>
              <w:rStyle w:val="Platzhaltertext"/>
            </w:rPr>
            <w:t>Klicken oder tippen Sie hier, um Text einzugeben.</w:t>
          </w:r>
        </w:p>
      </w:docPartBody>
    </w:docPart>
    <w:docPart>
      <w:docPartPr>
        <w:name w:val="9653775F44C8A741B11F6212EB5464A8"/>
        <w:category>
          <w:name w:val="Allgemein"/>
          <w:gallery w:val="placeholder"/>
        </w:category>
        <w:types>
          <w:type w:val="bbPlcHdr"/>
        </w:types>
        <w:behaviors>
          <w:behavior w:val="content"/>
        </w:behaviors>
        <w:guid w:val="{CD06FA2B-BA37-D74C-A873-035CB7C9B07E}"/>
      </w:docPartPr>
      <w:docPartBody>
        <w:p w:rsidR="00B841D6" w:rsidRDefault="00E74F1F" w:rsidP="00E74F1F">
          <w:pPr>
            <w:pStyle w:val="9653775F44C8A741B11F6212EB5464A8"/>
          </w:pPr>
          <w:r w:rsidRPr="002D4D40">
            <w:rPr>
              <w:rStyle w:val="Platzhaltertext"/>
            </w:rPr>
            <w:t>Klicken oder tippen Sie hier, um Text einzugeben.</w:t>
          </w:r>
        </w:p>
      </w:docPartBody>
    </w:docPart>
    <w:docPart>
      <w:docPartPr>
        <w:name w:val="A2E3031F23721344B28562F7263CA81E"/>
        <w:category>
          <w:name w:val="Allgemein"/>
          <w:gallery w:val="placeholder"/>
        </w:category>
        <w:types>
          <w:type w:val="bbPlcHdr"/>
        </w:types>
        <w:behaviors>
          <w:behavior w:val="content"/>
        </w:behaviors>
        <w:guid w:val="{EB86F29E-7286-E94E-8C9F-465A62C89222}"/>
      </w:docPartPr>
      <w:docPartBody>
        <w:p w:rsidR="00DC3E18" w:rsidRDefault="00395B35" w:rsidP="00395B35">
          <w:pPr>
            <w:pStyle w:val="A2E3031F23721344B28562F7263CA81E"/>
          </w:pPr>
          <w:r w:rsidRPr="002D4D40">
            <w:rPr>
              <w:rStyle w:val="Platzhaltertext"/>
            </w:rPr>
            <w:t>Klicken oder tippen Sie hier, um Text einzugeben.</w:t>
          </w:r>
        </w:p>
      </w:docPartBody>
    </w:docPart>
    <w:docPart>
      <w:docPartPr>
        <w:name w:val="3A296175CAFBC841A9CAC95578BD12B9"/>
        <w:category>
          <w:name w:val="Allgemein"/>
          <w:gallery w:val="placeholder"/>
        </w:category>
        <w:types>
          <w:type w:val="bbPlcHdr"/>
        </w:types>
        <w:behaviors>
          <w:behavior w:val="content"/>
        </w:behaviors>
        <w:guid w:val="{ACADD56A-A715-E045-9A46-815FBDF692F4}"/>
      </w:docPartPr>
      <w:docPartBody>
        <w:p w:rsidR="00DC3E18" w:rsidRDefault="00395B35" w:rsidP="00395B35">
          <w:pPr>
            <w:pStyle w:val="3A296175CAFBC841A9CAC95578BD12B9"/>
          </w:pPr>
          <w:r w:rsidRPr="002D4D40">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Lora">
    <w:panose1 w:val="00000000000000000000"/>
    <w:charset w:val="00"/>
    <w:family w:val="auto"/>
    <w:pitch w:val="variable"/>
    <w:sig w:usb0="A00002FF" w:usb1="5000204B" w:usb2="00000000" w:usb3="00000000" w:csb0="00000097"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F71"/>
    <w:rsid w:val="00014129"/>
    <w:rsid w:val="000923A6"/>
    <w:rsid w:val="00092611"/>
    <w:rsid w:val="000966DF"/>
    <w:rsid w:val="00115F34"/>
    <w:rsid w:val="001D1F07"/>
    <w:rsid w:val="00260927"/>
    <w:rsid w:val="002E7D4D"/>
    <w:rsid w:val="00332228"/>
    <w:rsid w:val="0035144F"/>
    <w:rsid w:val="00395B35"/>
    <w:rsid w:val="003C4943"/>
    <w:rsid w:val="004822B4"/>
    <w:rsid w:val="00482FA1"/>
    <w:rsid w:val="004D50CE"/>
    <w:rsid w:val="00501346"/>
    <w:rsid w:val="00542F2C"/>
    <w:rsid w:val="00696083"/>
    <w:rsid w:val="006A2390"/>
    <w:rsid w:val="006F679A"/>
    <w:rsid w:val="007E3A0B"/>
    <w:rsid w:val="007F028D"/>
    <w:rsid w:val="0088293C"/>
    <w:rsid w:val="009069F6"/>
    <w:rsid w:val="00913EB2"/>
    <w:rsid w:val="00945FDA"/>
    <w:rsid w:val="00A125D8"/>
    <w:rsid w:val="00A135DC"/>
    <w:rsid w:val="00A53264"/>
    <w:rsid w:val="00AC3309"/>
    <w:rsid w:val="00AF58A1"/>
    <w:rsid w:val="00B64D3E"/>
    <w:rsid w:val="00B76424"/>
    <w:rsid w:val="00B841D6"/>
    <w:rsid w:val="00C27F21"/>
    <w:rsid w:val="00C621B9"/>
    <w:rsid w:val="00CD7EC4"/>
    <w:rsid w:val="00D35987"/>
    <w:rsid w:val="00DB0387"/>
    <w:rsid w:val="00DB7B59"/>
    <w:rsid w:val="00DC3E18"/>
    <w:rsid w:val="00E03262"/>
    <w:rsid w:val="00E3240A"/>
    <w:rsid w:val="00E74F1F"/>
    <w:rsid w:val="00EA3F71"/>
    <w:rsid w:val="00EE069F"/>
    <w:rsid w:val="00F450E8"/>
    <w:rsid w:val="00F72A4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5B35"/>
    <w:rPr>
      <w:color w:val="808080"/>
    </w:rPr>
  </w:style>
  <w:style w:type="paragraph" w:customStyle="1" w:styleId="4B1F85BBB93E4EAA99378A69A54CAE16">
    <w:name w:val="4B1F85BBB93E4EAA99378A69A54CAE16"/>
    <w:rsid w:val="00092611"/>
  </w:style>
  <w:style w:type="paragraph" w:customStyle="1" w:styleId="B54C060706C04619B8F05194BD80D9F5">
    <w:name w:val="B54C060706C04619B8F05194BD80D9F5"/>
    <w:rsid w:val="00F72A43"/>
    <w:rPr>
      <w:kern w:val="2"/>
      <w14:ligatures w14:val="standardContextual"/>
    </w:rPr>
  </w:style>
  <w:style w:type="paragraph" w:customStyle="1" w:styleId="5F72A090A0472046B6CD49CABE5D04C2">
    <w:name w:val="5F72A090A0472046B6CD49CABE5D04C2"/>
    <w:rsid w:val="00E74F1F"/>
    <w:pPr>
      <w:spacing w:after="0" w:line="240" w:lineRule="auto"/>
    </w:pPr>
    <w:rPr>
      <w:kern w:val="2"/>
      <w:sz w:val="24"/>
      <w:szCs w:val="24"/>
      <w14:ligatures w14:val="standardContextual"/>
    </w:rPr>
  </w:style>
  <w:style w:type="paragraph" w:customStyle="1" w:styleId="12D34368EDFD6A4FA6BC9DEF74AEA363">
    <w:name w:val="12D34368EDFD6A4FA6BC9DEF74AEA363"/>
    <w:rsid w:val="00E74F1F"/>
    <w:pPr>
      <w:spacing w:after="0" w:line="240" w:lineRule="auto"/>
    </w:pPr>
    <w:rPr>
      <w:kern w:val="2"/>
      <w:sz w:val="24"/>
      <w:szCs w:val="24"/>
      <w14:ligatures w14:val="standardContextual"/>
    </w:rPr>
  </w:style>
  <w:style w:type="paragraph" w:customStyle="1" w:styleId="9653775F44C8A741B11F6212EB5464A8">
    <w:name w:val="9653775F44C8A741B11F6212EB5464A8"/>
    <w:rsid w:val="00E74F1F"/>
    <w:pPr>
      <w:spacing w:after="0" w:line="240" w:lineRule="auto"/>
    </w:pPr>
    <w:rPr>
      <w:kern w:val="2"/>
      <w:sz w:val="24"/>
      <w:szCs w:val="24"/>
      <w14:ligatures w14:val="standardContextual"/>
    </w:rPr>
  </w:style>
  <w:style w:type="paragraph" w:customStyle="1" w:styleId="A2E3031F23721344B28562F7263CA81E">
    <w:name w:val="A2E3031F23721344B28562F7263CA81E"/>
    <w:rsid w:val="00395B35"/>
    <w:pPr>
      <w:spacing w:after="0" w:line="240" w:lineRule="auto"/>
    </w:pPr>
    <w:rPr>
      <w:kern w:val="2"/>
      <w:sz w:val="24"/>
      <w:szCs w:val="24"/>
      <w14:ligatures w14:val="standardContextual"/>
    </w:rPr>
  </w:style>
  <w:style w:type="paragraph" w:customStyle="1" w:styleId="3A296175CAFBC841A9CAC95578BD12B9">
    <w:name w:val="3A296175CAFBC841A9CAC95578BD12B9"/>
    <w:rsid w:val="00395B35"/>
    <w:pPr>
      <w:spacing w:after="0" w:line="240"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4791BE-5CC0-CE43-9104-155053603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46837</Words>
  <Characters>295079</Characters>
  <Application>Microsoft Office Word</Application>
  <DocSecurity>0</DocSecurity>
  <Lines>2458</Lines>
  <Paragraphs>682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stecker</dc:creator>
  <cp:keywords/>
  <dc:description/>
  <cp:lastModifiedBy>Daniel Kuhlen</cp:lastModifiedBy>
  <cp:revision>7</cp:revision>
  <dcterms:created xsi:type="dcterms:W3CDTF">2023-09-04T15:24:00Z</dcterms:created>
  <dcterms:modified xsi:type="dcterms:W3CDTF">2023-09-19T06:07:00Z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CS-Literatur</vt:lpwstr>
  </property>
  <property fmtid="{D5CDD505-2E9C-101B-9397-08002B2CF9AE}" pid="3" name="CitaviDocumentProperty_8">
    <vt:lpwstr>E:\PolScience\Literatur\citavi\Projects\CS-Literatur\CS-Literatur.ctv6</vt:lpwstr>
  </property>
  <property fmtid="{D5CDD505-2E9C-101B-9397-08002B2CF9AE}" pid="4" name="CitaviDocumentProperty_0">
    <vt:lpwstr>809ec147-d28f-44a7-b756-a6bc3d66cf50</vt:lpwstr>
  </property>
  <property fmtid="{D5CDD505-2E9C-101B-9397-08002B2CF9AE}" pid="5" name="CitaviDocumentProperty_6">
    <vt:lpwstr>True</vt:lpwstr>
  </property>
  <property fmtid="{D5CDD505-2E9C-101B-9397-08002B2CF9AE}" pid="6" name="CitaviDocumentProperty_1">
    <vt:lpwstr>6.14.4.0</vt:lpwstr>
  </property>
</Properties>
</file>